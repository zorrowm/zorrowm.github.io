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53D59">
      <w:pPr>
        <w:pStyle w:val="3"/>
        <w:ind w:firstLine="0" w:firstLineChars="0"/>
        <w:jc w:val="center"/>
        <w:rPr>
          <w:b/>
          <w:bCs/>
          <w:sz w:val="36"/>
          <w:szCs w:val="36"/>
        </w:rPr>
      </w:pPr>
      <w:bookmarkStart w:id="0" w:name="_Toc179024780"/>
    </w:p>
    <w:p w14:paraId="3D9F337C">
      <w:pPr>
        <w:pStyle w:val="3"/>
        <w:ind w:firstLine="0" w:firstLineChars="0"/>
        <w:jc w:val="center"/>
        <w:rPr>
          <w:b/>
          <w:bCs/>
          <w:sz w:val="36"/>
          <w:szCs w:val="36"/>
        </w:rPr>
      </w:pPr>
    </w:p>
    <w:p w14:paraId="1F86DFB6">
      <w:pPr>
        <w:pStyle w:val="3"/>
        <w:ind w:firstLine="0" w:firstLineChars="0"/>
        <w:jc w:val="center"/>
        <w:rPr>
          <w:b/>
          <w:bCs/>
          <w:sz w:val="36"/>
          <w:szCs w:val="36"/>
        </w:rPr>
      </w:pPr>
    </w:p>
    <w:p w14:paraId="1440FD6C">
      <w:pPr>
        <w:pStyle w:val="3"/>
        <w:ind w:firstLine="0" w:firstLineChars="0"/>
        <w:jc w:val="center"/>
        <w:rPr>
          <w:b/>
          <w:bCs/>
          <w:sz w:val="36"/>
          <w:szCs w:val="36"/>
        </w:rPr>
      </w:pPr>
    </w:p>
    <w:p w14:paraId="1C46C378">
      <w:pPr>
        <w:pStyle w:val="3"/>
        <w:ind w:firstLine="0" w:firstLineChars="0"/>
        <w:jc w:val="center"/>
        <w:rPr>
          <w:b/>
          <w:bCs/>
          <w:sz w:val="36"/>
          <w:szCs w:val="36"/>
        </w:rPr>
      </w:pPr>
    </w:p>
    <w:p w14:paraId="61C5A503">
      <w:pPr>
        <w:pStyle w:val="3"/>
        <w:ind w:firstLine="0" w:firstLineChars="0"/>
        <w:jc w:val="center"/>
        <w:rPr>
          <w:b/>
          <w:bCs/>
          <w:sz w:val="36"/>
          <w:szCs w:val="36"/>
        </w:rPr>
      </w:pPr>
    </w:p>
    <w:p w14:paraId="76585CCC">
      <w:pPr>
        <w:pStyle w:val="3"/>
        <w:ind w:firstLine="0" w:firstLineChars="0"/>
        <w:jc w:val="center"/>
        <w:rPr>
          <w:b/>
          <w:bCs/>
          <w:sz w:val="36"/>
          <w:szCs w:val="36"/>
        </w:rPr>
      </w:pPr>
      <w:r>
        <w:rPr>
          <w:rFonts w:hint="eastAsia"/>
          <w:b/>
          <w:bCs/>
          <w:sz w:val="36"/>
          <w:szCs w:val="36"/>
        </w:rPr>
        <w:t>AI智能分析决策与态势推演系统技术指标</w:t>
      </w:r>
      <w:r>
        <w:rPr>
          <w:b/>
          <w:bCs/>
          <w:sz w:val="36"/>
          <w:szCs w:val="36"/>
        </w:rPr>
        <w:br w:type="page"/>
      </w:r>
    </w:p>
    <w:p w14:paraId="36ECEFDA">
      <w:pPr>
        <w:pStyle w:val="2"/>
      </w:pPr>
      <w:r>
        <w:rPr>
          <w:rFonts w:hint="eastAsia"/>
        </w:rPr>
        <w:t>系统概况</w:t>
      </w:r>
    </w:p>
    <w:p w14:paraId="3ABA4DD8">
      <w:pPr>
        <w:spacing w:line="360" w:lineRule="auto"/>
        <w:ind w:firstLine="480"/>
      </w:pPr>
      <w:r>
        <w:rPr>
          <w:rFonts w:hint="eastAsia"/>
        </w:rPr>
        <w:t>现阶段，随着人工智能及遥感技术飞速发展，基于长时序卫星遥感数据的智能信息识别及分析决策已经广泛应用到资源普查、应急救援、城市规划、国防安全等多个领域。随着遥感卫星在轨数量逐步增加且载荷种类越来越丰富，可稳定提供各类目标不同波段的高分辨率、近实时的遥感影像数据，在军事应用上体现出其不可替代的重要作用。为满足遥感卫星在复杂战场环境下安全高效执行目标侦察和战场监控等作战任务的要求，实现侦察情况的高效处理并生成可支援作战的情报成果，需要建设基于人工智能的多源卫星数据的情报保障体系，结合目标智能检测、自动识别等技术，为遥感卫星执行各类任务提供有力支撑，为各类战役战术行动提供近实时的情报保障，进一步提升遥感数据的军事应用价值和影响力，创造更为广阔的社会效益、军事效益和经济效益。</w:t>
      </w:r>
    </w:p>
    <w:p w14:paraId="18493488">
      <w:pPr>
        <w:spacing w:line="360" w:lineRule="auto"/>
        <w:ind w:firstLine="480"/>
      </w:pPr>
      <w:r>
        <w:rPr>
          <w:rFonts w:hint="eastAsia"/>
        </w:rPr>
        <w:t>AI智能分析决策与态势推演系统支持对多源遥感数据的接入管理，并基于多源遥感数据的目标智能提取技术以及长期积累的目标知识信息，构建典型装备目标库，通过集成数字地球的空间信息动态展示、标注及分析功能，构建区域二三维态势信息展示、情报产品生产及分发等业务能力。同时，系统通过集成成熟的智能分析大模型工具，实现基于自然语言的人机交互需求分析功能。</w:t>
      </w:r>
    </w:p>
    <w:bookmarkEnd w:id="0"/>
    <w:p w14:paraId="4B710FCF">
      <w:pPr>
        <w:pStyle w:val="2"/>
      </w:pPr>
      <w:r>
        <w:rPr>
          <w:rFonts w:hint="eastAsia"/>
        </w:rPr>
        <w:t>系统组成</w:t>
      </w:r>
    </w:p>
    <w:p w14:paraId="4B786033">
      <w:pPr>
        <w:pStyle w:val="3"/>
        <w:ind w:firstLine="0" w:firstLineChars="0"/>
        <w:jc w:val="center"/>
      </w:pPr>
      <w:r>
        <w:object>
          <v:shape id="_x0000_i1025" o:spt="75" type="#_x0000_t75" style="height:204pt;width:382.5pt;" o:ole="t" filled="f" o:preferrelative="t" stroked="f" coordsize="21600,21600">
            <v:path/>
            <v:fill on="f" focussize="0,0"/>
            <v:stroke on="f" joinstyle="miter"/>
            <v:imagedata r:id="rId15" o:title=""/>
            <o:lock v:ext="edit" aspectratio="f"/>
            <w10:wrap type="none"/>
            <w10:anchorlock/>
          </v:shape>
          <o:OLEObject Type="Embed" ProgID="Visio.Drawing.15" ShapeID="_x0000_i1025" DrawAspect="Content" ObjectID="_1468075725" r:id="rId14">
            <o:LockedField>false</o:LockedField>
          </o:OLEObject>
        </w:object>
      </w:r>
    </w:p>
    <w:p w14:paraId="640F62DC">
      <w:pPr>
        <w:pStyle w:val="3"/>
        <w:keepNext/>
        <w:ind w:firstLine="480"/>
        <w:jc w:val="center"/>
      </w:pPr>
      <w:r>
        <w:rPr>
          <w:rFonts w:hint="eastAsia" w:eastAsia="黑体" w:cs="Times New Roman"/>
        </w:rPr>
        <w:t>图1系统组成图</w:t>
      </w:r>
    </w:p>
    <w:p w14:paraId="3D508610">
      <w:pPr>
        <w:pStyle w:val="2"/>
        <w:spacing w:line="360" w:lineRule="auto"/>
      </w:pPr>
      <w:bookmarkStart w:id="1" w:name="_Toc179024781"/>
      <w:r>
        <w:rPr>
          <w:rFonts w:hint="eastAsia"/>
        </w:rPr>
        <w:t>配套硬件要求</w:t>
      </w:r>
    </w:p>
    <w:p w14:paraId="5533DC1E">
      <w:pPr>
        <w:pStyle w:val="3"/>
        <w:ind w:firstLine="480"/>
      </w:pPr>
      <w:r>
        <w:rPr>
          <w:rFonts w:hint="eastAsia"/>
        </w:rPr>
        <w:t>（1）本项目不提供服务器硬件；</w:t>
      </w:r>
    </w:p>
    <w:p w14:paraId="41904F9A">
      <w:pPr>
        <w:pStyle w:val="3"/>
        <w:ind w:firstLine="480"/>
      </w:pPr>
      <w:r>
        <w:rPr>
          <w:rFonts w:hint="eastAsia"/>
        </w:rPr>
        <w:t>（2）系统所需部署服务器及指标参数要求如下：</w:t>
      </w:r>
    </w:p>
    <w:p w14:paraId="584AA594">
      <w:pPr>
        <w:pStyle w:val="3"/>
        <w:ind w:firstLine="480"/>
      </w:pPr>
    </w:p>
    <w:p w14:paraId="42BF086A">
      <w:pPr>
        <w:pStyle w:val="3"/>
        <w:keepNext/>
        <w:ind w:firstLine="480"/>
        <w:jc w:val="center"/>
        <w:rPr>
          <w:rFonts w:eastAsia="黑体"/>
        </w:rPr>
      </w:pPr>
      <w:r>
        <w:rPr>
          <w:rFonts w:eastAsia="黑体" w:cs="Times New Roman"/>
        </w:rPr>
        <w:t>表</w:t>
      </w:r>
      <w:r>
        <w:rPr>
          <w:rFonts w:eastAsia="黑体" w:cs="Times New Roman"/>
        </w:rPr>
        <w:fldChar w:fldCharType="begin"/>
      </w:r>
      <w:r>
        <w:rPr>
          <w:rFonts w:eastAsia="黑体" w:cs="Times New Roman"/>
        </w:rPr>
        <w:instrText xml:space="preserve"> SEQ 表 \* ARABIC </w:instrText>
      </w:r>
      <w:r>
        <w:rPr>
          <w:rFonts w:eastAsia="黑体" w:cs="Times New Roman"/>
        </w:rPr>
        <w:fldChar w:fldCharType="separate"/>
      </w:r>
      <w:r>
        <w:rPr>
          <w:rFonts w:eastAsia="黑体" w:cs="Times New Roman"/>
        </w:rPr>
        <w:t>1</w:t>
      </w:r>
      <w:r>
        <w:rPr>
          <w:rFonts w:eastAsia="黑体" w:cs="Times New Roman"/>
        </w:rPr>
        <w:fldChar w:fldCharType="end"/>
      </w:r>
      <w:r>
        <w:rPr>
          <w:rFonts w:hint="eastAsia" w:eastAsia="黑体" w:cs="Times New Roman"/>
        </w:rPr>
        <w:t>系统部署服务器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3729"/>
        <w:gridCol w:w="3729"/>
      </w:tblGrid>
      <w:tr w14:paraId="53B52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63" w:type="dxa"/>
          </w:tcPr>
          <w:p w14:paraId="35B2A8B2">
            <w:pPr>
              <w:pStyle w:val="36"/>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设备</w:t>
            </w:r>
          </w:p>
        </w:tc>
        <w:tc>
          <w:tcPr>
            <w:tcW w:w="3729" w:type="dxa"/>
          </w:tcPr>
          <w:p w14:paraId="21FE7481">
            <w:pPr>
              <w:pStyle w:val="36"/>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指标要求</w:t>
            </w:r>
          </w:p>
        </w:tc>
        <w:tc>
          <w:tcPr>
            <w:tcW w:w="3729" w:type="dxa"/>
          </w:tcPr>
          <w:p w14:paraId="39C84969">
            <w:pPr>
              <w:pStyle w:val="36"/>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用途</w:t>
            </w:r>
          </w:p>
        </w:tc>
      </w:tr>
      <w:tr w14:paraId="5D0F2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restart"/>
            <w:vAlign w:val="center"/>
          </w:tcPr>
          <w:p w14:paraId="675D15C2">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管理服务器</w:t>
            </w:r>
          </w:p>
          <w:p w14:paraId="79189FF8">
            <w:pPr>
              <w:pStyle w:val="37"/>
              <w:rPr>
                <w:rFonts w:eastAsia="Times New Roman"/>
              </w:rPr>
            </w:pPr>
          </w:p>
        </w:tc>
        <w:tc>
          <w:tcPr>
            <w:tcW w:w="3729" w:type="dxa"/>
          </w:tcPr>
          <w:p w14:paraId="40BDEDE5">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a.处理器：不低于32核；</w:t>
            </w:r>
          </w:p>
        </w:tc>
        <w:tc>
          <w:tcPr>
            <w:tcW w:w="3729" w:type="dxa"/>
            <w:vMerge w:val="restart"/>
            <w:vAlign w:val="center"/>
          </w:tcPr>
          <w:p w14:paraId="515C4D52">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用于系统二三维态势展示、智能需求分析、装备目标库、遥感数据库、智能目标识别、情报产品生产、情报产品分发及数据库的部署。</w:t>
            </w:r>
          </w:p>
        </w:tc>
      </w:tr>
      <w:tr w14:paraId="48B5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continue"/>
          </w:tcPr>
          <w:p w14:paraId="29932999">
            <w:pPr>
              <w:pStyle w:val="37"/>
              <w:rPr>
                <w:rFonts w:eastAsia="Times New Roman"/>
              </w:rPr>
            </w:pPr>
          </w:p>
        </w:tc>
        <w:tc>
          <w:tcPr>
            <w:tcW w:w="3729" w:type="dxa"/>
          </w:tcPr>
          <w:p w14:paraId="0DAFA8E7">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b.内存：不低于64GB；</w:t>
            </w:r>
          </w:p>
        </w:tc>
        <w:tc>
          <w:tcPr>
            <w:tcW w:w="3729" w:type="dxa"/>
            <w:vMerge w:val="continue"/>
          </w:tcPr>
          <w:p w14:paraId="26EF62FD">
            <w:pPr>
              <w:pStyle w:val="37"/>
              <w:rPr>
                <w:rFonts w:hint="eastAsia" w:ascii="Times New Roman" w:hAnsi="Times New Roman" w:eastAsia="宋体" w:cs="宋体"/>
                <w:spacing w:val="0"/>
                <w:kern w:val="2"/>
                <w:sz w:val="24"/>
                <w:szCs w:val="20"/>
                <w:lang w:val="en-US" w:eastAsia="zh-CN" w:bidi="ar-SA"/>
              </w:rPr>
            </w:pPr>
          </w:p>
        </w:tc>
      </w:tr>
      <w:tr w14:paraId="495F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continue"/>
          </w:tcPr>
          <w:p w14:paraId="6B51402D">
            <w:pPr>
              <w:pStyle w:val="37"/>
              <w:rPr>
                <w:rFonts w:eastAsia="Times New Roman"/>
              </w:rPr>
            </w:pPr>
          </w:p>
        </w:tc>
        <w:tc>
          <w:tcPr>
            <w:tcW w:w="3729" w:type="dxa"/>
          </w:tcPr>
          <w:p w14:paraId="2717FC87">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c.存储：不少于4TB；</w:t>
            </w:r>
          </w:p>
        </w:tc>
        <w:tc>
          <w:tcPr>
            <w:tcW w:w="3729" w:type="dxa"/>
            <w:vMerge w:val="continue"/>
          </w:tcPr>
          <w:p w14:paraId="5E3F9C63">
            <w:pPr>
              <w:pStyle w:val="37"/>
              <w:rPr>
                <w:rFonts w:hint="eastAsia" w:ascii="Times New Roman" w:hAnsi="Times New Roman" w:eastAsia="宋体" w:cs="宋体"/>
                <w:spacing w:val="0"/>
                <w:kern w:val="2"/>
                <w:sz w:val="24"/>
                <w:szCs w:val="20"/>
                <w:lang w:val="en-US" w:eastAsia="zh-CN" w:bidi="ar-SA"/>
              </w:rPr>
            </w:pPr>
          </w:p>
        </w:tc>
      </w:tr>
      <w:tr w14:paraId="1C0E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continue"/>
          </w:tcPr>
          <w:p w14:paraId="69ADE6E1">
            <w:pPr>
              <w:pStyle w:val="37"/>
              <w:rPr>
                <w:rFonts w:eastAsia="Times New Roman"/>
              </w:rPr>
            </w:pPr>
          </w:p>
        </w:tc>
        <w:tc>
          <w:tcPr>
            <w:tcW w:w="3729" w:type="dxa"/>
          </w:tcPr>
          <w:p w14:paraId="4F7F23D9">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d.网口：万兆网口；</w:t>
            </w:r>
          </w:p>
        </w:tc>
        <w:tc>
          <w:tcPr>
            <w:tcW w:w="3729" w:type="dxa"/>
            <w:vMerge w:val="continue"/>
          </w:tcPr>
          <w:p w14:paraId="5B8F1B11">
            <w:pPr>
              <w:pStyle w:val="37"/>
              <w:rPr>
                <w:rFonts w:hint="eastAsia" w:ascii="Times New Roman" w:hAnsi="Times New Roman" w:eastAsia="宋体" w:cs="宋体"/>
                <w:spacing w:val="0"/>
                <w:kern w:val="2"/>
                <w:sz w:val="24"/>
                <w:szCs w:val="20"/>
                <w:lang w:val="en-US" w:eastAsia="zh-CN" w:bidi="ar-SA"/>
              </w:rPr>
            </w:pPr>
          </w:p>
        </w:tc>
      </w:tr>
      <w:tr w14:paraId="78682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continue"/>
          </w:tcPr>
          <w:p w14:paraId="674E550C">
            <w:pPr>
              <w:pStyle w:val="37"/>
              <w:rPr>
                <w:rFonts w:eastAsia="Times New Roman"/>
              </w:rPr>
            </w:pPr>
          </w:p>
        </w:tc>
        <w:tc>
          <w:tcPr>
            <w:tcW w:w="3729" w:type="dxa"/>
          </w:tcPr>
          <w:p w14:paraId="4321968F">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e.电源：双冗余电源；</w:t>
            </w:r>
          </w:p>
        </w:tc>
        <w:tc>
          <w:tcPr>
            <w:tcW w:w="3729" w:type="dxa"/>
            <w:vMerge w:val="continue"/>
          </w:tcPr>
          <w:p w14:paraId="7A99C6AF">
            <w:pPr>
              <w:pStyle w:val="37"/>
              <w:rPr>
                <w:rFonts w:hint="eastAsia" w:ascii="Times New Roman" w:hAnsi="Times New Roman" w:eastAsia="宋体" w:cs="宋体"/>
                <w:spacing w:val="0"/>
                <w:kern w:val="2"/>
                <w:sz w:val="24"/>
                <w:szCs w:val="20"/>
                <w:lang w:val="en-US" w:eastAsia="zh-CN" w:bidi="ar-SA"/>
              </w:rPr>
            </w:pPr>
          </w:p>
        </w:tc>
      </w:tr>
      <w:tr w14:paraId="5DEE9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continue"/>
          </w:tcPr>
          <w:p w14:paraId="4E99F150">
            <w:pPr>
              <w:pStyle w:val="37"/>
              <w:rPr>
                <w:rFonts w:eastAsia="Times New Roman"/>
              </w:rPr>
            </w:pPr>
          </w:p>
        </w:tc>
        <w:tc>
          <w:tcPr>
            <w:tcW w:w="3729" w:type="dxa"/>
          </w:tcPr>
          <w:p w14:paraId="02CB6ACD">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f.系统：Ubuntu Server；</w:t>
            </w:r>
          </w:p>
        </w:tc>
        <w:tc>
          <w:tcPr>
            <w:tcW w:w="3729" w:type="dxa"/>
            <w:vMerge w:val="continue"/>
          </w:tcPr>
          <w:p w14:paraId="50CCDAB1">
            <w:pPr>
              <w:pStyle w:val="37"/>
              <w:rPr>
                <w:rFonts w:hint="eastAsia" w:ascii="Times New Roman" w:hAnsi="Times New Roman" w:eastAsia="宋体" w:cs="宋体"/>
                <w:spacing w:val="0"/>
                <w:kern w:val="2"/>
                <w:sz w:val="24"/>
                <w:szCs w:val="20"/>
                <w:lang w:val="en-US" w:eastAsia="zh-CN" w:bidi="ar-SA"/>
              </w:rPr>
            </w:pPr>
          </w:p>
        </w:tc>
      </w:tr>
      <w:tr w14:paraId="5DD7B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restart"/>
            <w:vAlign w:val="center"/>
          </w:tcPr>
          <w:p w14:paraId="250490C5">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计算服务器</w:t>
            </w:r>
          </w:p>
        </w:tc>
        <w:tc>
          <w:tcPr>
            <w:tcW w:w="3729" w:type="dxa"/>
          </w:tcPr>
          <w:p w14:paraId="3B32AD88">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a.处理器：2×第五代英特尔至强可扩展处理器（如Xeon Gold 6448Y，共64核以上）；</w:t>
            </w:r>
          </w:p>
        </w:tc>
        <w:tc>
          <w:tcPr>
            <w:tcW w:w="3729" w:type="dxa"/>
            <w:vMerge w:val="restart"/>
            <w:vAlign w:val="center"/>
          </w:tcPr>
          <w:p w14:paraId="22381DB0">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用于智能需求分析大模型推理计算、智能目标识别任务计算、报告生成等计算任务执行。</w:t>
            </w:r>
          </w:p>
        </w:tc>
      </w:tr>
      <w:tr w14:paraId="1E4B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continue"/>
          </w:tcPr>
          <w:p w14:paraId="37781390">
            <w:pPr>
              <w:pStyle w:val="37"/>
              <w:rPr>
                <w:rFonts w:hint="eastAsia" w:ascii="Times New Roman" w:hAnsi="Times New Roman" w:eastAsia="宋体" w:cs="宋体"/>
                <w:spacing w:val="0"/>
                <w:kern w:val="2"/>
                <w:sz w:val="24"/>
                <w:szCs w:val="20"/>
                <w:lang w:val="en-US" w:eastAsia="zh-CN" w:bidi="ar-SA"/>
              </w:rPr>
            </w:pPr>
          </w:p>
        </w:tc>
        <w:tc>
          <w:tcPr>
            <w:tcW w:w="3729" w:type="dxa"/>
          </w:tcPr>
          <w:p w14:paraId="14935262">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b.</w:t>
            </w:r>
            <w:r>
              <w:rPr>
                <w:rFonts w:hint="eastAsia" w:cs="宋体"/>
                <w:spacing w:val="0"/>
                <w:kern w:val="2"/>
                <w:sz w:val="24"/>
                <w:szCs w:val="20"/>
                <w:lang w:val="en-US" w:eastAsia="zh-CN" w:bidi="ar-SA"/>
              </w:rPr>
              <w:t>GPU</w:t>
            </w:r>
            <w:r>
              <w:rPr>
                <w:rFonts w:hint="eastAsia" w:ascii="Times New Roman" w:hAnsi="Times New Roman" w:eastAsia="宋体" w:cs="宋体"/>
                <w:spacing w:val="0"/>
                <w:kern w:val="2"/>
                <w:sz w:val="24"/>
                <w:szCs w:val="20"/>
                <w:lang w:val="en-US" w:eastAsia="zh-CN" w:bidi="ar-SA"/>
              </w:rPr>
              <w:t>：8×NVIDIA L40S 48GB PCIe；</w:t>
            </w:r>
          </w:p>
        </w:tc>
        <w:tc>
          <w:tcPr>
            <w:tcW w:w="3729" w:type="dxa"/>
            <w:vMerge w:val="continue"/>
          </w:tcPr>
          <w:p w14:paraId="72CC2F9F">
            <w:pPr>
              <w:pStyle w:val="37"/>
              <w:rPr>
                <w:rFonts w:hint="eastAsia" w:ascii="Times New Roman" w:hAnsi="Times New Roman" w:eastAsia="宋体" w:cs="宋体"/>
                <w:spacing w:val="0"/>
                <w:kern w:val="2"/>
                <w:sz w:val="24"/>
                <w:szCs w:val="20"/>
                <w:lang w:val="en-US" w:eastAsia="zh-CN" w:bidi="ar-SA"/>
              </w:rPr>
            </w:pPr>
          </w:p>
        </w:tc>
      </w:tr>
      <w:tr w14:paraId="6AA9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continue"/>
          </w:tcPr>
          <w:p w14:paraId="60B1C5DC">
            <w:pPr>
              <w:pStyle w:val="37"/>
              <w:rPr>
                <w:rFonts w:hint="eastAsia" w:ascii="Times New Roman" w:hAnsi="Times New Roman" w:eastAsia="宋体" w:cs="宋体"/>
                <w:spacing w:val="0"/>
                <w:kern w:val="2"/>
                <w:sz w:val="24"/>
                <w:szCs w:val="20"/>
                <w:lang w:val="en-US" w:eastAsia="zh-CN" w:bidi="ar-SA"/>
              </w:rPr>
            </w:pPr>
          </w:p>
        </w:tc>
        <w:tc>
          <w:tcPr>
            <w:tcW w:w="3729" w:type="dxa"/>
          </w:tcPr>
          <w:p w14:paraId="1F0063E3">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c.内存：≥512GB DDR5（支持32 条插槽扩展）；</w:t>
            </w:r>
          </w:p>
        </w:tc>
        <w:tc>
          <w:tcPr>
            <w:tcW w:w="3729" w:type="dxa"/>
            <w:vMerge w:val="continue"/>
          </w:tcPr>
          <w:p w14:paraId="6D04C292">
            <w:pPr>
              <w:pStyle w:val="37"/>
              <w:rPr>
                <w:rFonts w:eastAsia="Times New Roman"/>
              </w:rPr>
            </w:pPr>
          </w:p>
        </w:tc>
      </w:tr>
      <w:tr w14:paraId="6CA7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continue"/>
          </w:tcPr>
          <w:p w14:paraId="7A893472">
            <w:pPr>
              <w:pStyle w:val="37"/>
              <w:rPr>
                <w:rFonts w:hint="eastAsia" w:ascii="Times New Roman" w:hAnsi="Times New Roman" w:eastAsia="宋体" w:cs="宋体"/>
                <w:spacing w:val="0"/>
                <w:kern w:val="2"/>
                <w:sz w:val="24"/>
                <w:szCs w:val="20"/>
                <w:lang w:val="en-US" w:eastAsia="zh-CN" w:bidi="ar-SA"/>
              </w:rPr>
            </w:pPr>
          </w:p>
        </w:tc>
        <w:tc>
          <w:tcPr>
            <w:tcW w:w="3729" w:type="dxa"/>
          </w:tcPr>
          <w:p w14:paraId="7CAE036E">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d.存储：≥1TB NVMe SSD（系统盘）+5TB以上数据盘；</w:t>
            </w:r>
          </w:p>
        </w:tc>
        <w:tc>
          <w:tcPr>
            <w:tcW w:w="3729" w:type="dxa"/>
            <w:vMerge w:val="continue"/>
          </w:tcPr>
          <w:p w14:paraId="3AC68347">
            <w:pPr>
              <w:pStyle w:val="37"/>
              <w:rPr>
                <w:rFonts w:eastAsia="Times New Roman"/>
              </w:rPr>
            </w:pPr>
          </w:p>
        </w:tc>
      </w:tr>
      <w:tr w14:paraId="3A4F4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continue"/>
          </w:tcPr>
          <w:p w14:paraId="626D49E6">
            <w:pPr>
              <w:pStyle w:val="37"/>
              <w:rPr>
                <w:rFonts w:hint="eastAsia" w:ascii="Times New Roman" w:hAnsi="Times New Roman" w:eastAsia="宋体" w:cs="宋体"/>
                <w:spacing w:val="0"/>
                <w:kern w:val="2"/>
                <w:sz w:val="24"/>
                <w:szCs w:val="20"/>
                <w:lang w:val="en-US" w:eastAsia="zh-CN" w:bidi="ar-SA"/>
              </w:rPr>
            </w:pPr>
          </w:p>
        </w:tc>
        <w:tc>
          <w:tcPr>
            <w:tcW w:w="3729" w:type="dxa"/>
          </w:tcPr>
          <w:p w14:paraId="15B8EA7A">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e.网口：双口万兆光网+ 4口千兆管理网；</w:t>
            </w:r>
          </w:p>
        </w:tc>
        <w:tc>
          <w:tcPr>
            <w:tcW w:w="3729" w:type="dxa"/>
            <w:vMerge w:val="continue"/>
          </w:tcPr>
          <w:p w14:paraId="72080FB4">
            <w:pPr>
              <w:pStyle w:val="37"/>
              <w:rPr>
                <w:rFonts w:eastAsia="Times New Roman"/>
              </w:rPr>
            </w:pPr>
          </w:p>
        </w:tc>
      </w:tr>
      <w:tr w14:paraId="3490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continue"/>
          </w:tcPr>
          <w:p w14:paraId="0F6B49FE">
            <w:pPr>
              <w:pStyle w:val="37"/>
              <w:rPr>
                <w:rFonts w:hint="eastAsia" w:ascii="Times New Roman" w:hAnsi="Times New Roman" w:eastAsia="宋体" w:cs="宋体"/>
                <w:spacing w:val="0"/>
                <w:kern w:val="2"/>
                <w:sz w:val="24"/>
                <w:szCs w:val="20"/>
                <w:lang w:val="en-US" w:eastAsia="zh-CN" w:bidi="ar-SA"/>
              </w:rPr>
            </w:pPr>
          </w:p>
        </w:tc>
        <w:tc>
          <w:tcPr>
            <w:tcW w:w="3729" w:type="dxa"/>
          </w:tcPr>
          <w:p w14:paraId="220250EB">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f.电源：4×2700W 冗余电源；</w:t>
            </w:r>
          </w:p>
        </w:tc>
        <w:tc>
          <w:tcPr>
            <w:tcW w:w="3729" w:type="dxa"/>
            <w:vMerge w:val="continue"/>
          </w:tcPr>
          <w:p w14:paraId="4DE71153">
            <w:pPr>
              <w:pStyle w:val="37"/>
              <w:rPr>
                <w:rFonts w:eastAsia="Times New Roman"/>
              </w:rPr>
            </w:pPr>
          </w:p>
        </w:tc>
      </w:tr>
      <w:tr w14:paraId="0CBDF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3" w:type="dxa"/>
            <w:vMerge w:val="continue"/>
          </w:tcPr>
          <w:p w14:paraId="26CCCD74">
            <w:pPr>
              <w:pStyle w:val="37"/>
              <w:rPr>
                <w:rFonts w:hint="eastAsia" w:ascii="Times New Roman" w:hAnsi="Times New Roman" w:eastAsia="宋体" w:cs="宋体"/>
                <w:spacing w:val="0"/>
                <w:kern w:val="2"/>
                <w:sz w:val="24"/>
                <w:szCs w:val="20"/>
                <w:lang w:val="en-US" w:eastAsia="zh-CN" w:bidi="ar-SA"/>
              </w:rPr>
            </w:pPr>
          </w:p>
        </w:tc>
        <w:tc>
          <w:tcPr>
            <w:tcW w:w="3729" w:type="dxa"/>
          </w:tcPr>
          <w:p w14:paraId="19F2A6AC">
            <w:pPr>
              <w:pStyle w:val="37"/>
              <w:rPr>
                <w:rFonts w:hint="eastAsia" w:ascii="Times New Roman" w:hAnsi="Times New Roman" w:eastAsia="宋体" w:cs="宋体"/>
                <w:spacing w:val="0"/>
                <w:kern w:val="2"/>
                <w:sz w:val="24"/>
                <w:szCs w:val="20"/>
                <w:lang w:val="en-US" w:eastAsia="zh-CN" w:bidi="ar-SA"/>
              </w:rPr>
            </w:pPr>
            <w:r>
              <w:rPr>
                <w:rFonts w:hint="eastAsia" w:ascii="Times New Roman" w:hAnsi="Times New Roman" w:eastAsia="宋体" w:cs="宋体"/>
                <w:spacing w:val="0"/>
                <w:kern w:val="2"/>
                <w:sz w:val="24"/>
                <w:szCs w:val="20"/>
                <w:lang w:val="en-US" w:eastAsia="zh-CN" w:bidi="ar-SA"/>
              </w:rPr>
              <w:t>g.系统：Ubuntu Server；</w:t>
            </w:r>
          </w:p>
        </w:tc>
        <w:tc>
          <w:tcPr>
            <w:tcW w:w="3729" w:type="dxa"/>
            <w:vMerge w:val="continue"/>
          </w:tcPr>
          <w:p w14:paraId="0CF0CB8F">
            <w:pPr>
              <w:pStyle w:val="37"/>
              <w:rPr>
                <w:rFonts w:eastAsia="Times New Roman"/>
              </w:rPr>
            </w:pPr>
          </w:p>
        </w:tc>
      </w:tr>
    </w:tbl>
    <w:p w14:paraId="6E4005C6">
      <w:pPr>
        <w:pStyle w:val="2"/>
        <w:spacing w:line="360" w:lineRule="auto"/>
      </w:pPr>
      <w:r>
        <w:rPr>
          <w:rFonts w:hint="eastAsia"/>
        </w:rPr>
        <w:t>技术要求</w:t>
      </w:r>
    </w:p>
    <w:p w14:paraId="292A5D24">
      <w:pPr>
        <w:pStyle w:val="4"/>
        <w:spacing w:line="360" w:lineRule="auto"/>
      </w:pPr>
      <w:r>
        <w:rPr>
          <w:rFonts w:hint="eastAsia"/>
        </w:rPr>
        <w:t>二三维态势展示</w:t>
      </w:r>
    </w:p>
    <w:p w14:paraId="5943EA3F">
      <w:pPr>
        <w:pStyle w:val="5"/>
        <w:spacing w:line="360" w:lineRule="auto"/>
        <w:ind w:firstLine="480"/>
      </w:pPr>
      <w:r>
        <w:rPr>
          <w:rFonts w:hint="eastAsia"/>
        </w:rPr>
        <w:t>功能指标</w:t>
      </w:r>
    </w:p>
    <w:p w14:paraId="1D7E4742">
      <w:pPr>
        <w:spacing w:line="360" w:lineRule="auto"/>
        <w:ind w:firstLine="480"/>
      </w:pPr>
      <w:r>
        <w:rPr>
          <w:rFonts w:hint="eastAsia"/>
        </w:rPr>
        <w:t>（1）</w:t>
      </w:r>
      <w:r>
        <w:rPr>
          <w:rFonts w:hint="eastAsia" w:ascii="宋体" w:hAnsi="宋体"/>
          <w:szCs w:val="24"/>
        </w:rPr>
        <w:t>以多源卫星遥感影像为基础，构建粗、中、高分辨率相结合，构建重点关注区域的高清二维影像及三维模型</w:t>
      </w:r>
      <w:r>
        <w:rPr>
          <w:rFonts w:hint="eastAsia"/>
        </w:rPr>
        <w:t>；</w:t>
      </w:r>
    </w:p>
    <w:p w14:paraId="108076B0">
      <w:pPr>
        <w:spacing w:line="360" w:lineRule="auto"/>
        <w:ind w:firstLine="480"/>
      </w:pPr>
      <w:r>
        <w:rPr>
          <w:rFonts w:hint="eastAsia"/>
        </w:rPr>
        <w:t>（2）能够将多源影像、行政区划、自定义标注、雷达范围图等叠加到二三维态势场景中；</w:t>
      </w:r>
    </w:p>
    <w:p w14:paraId="2B55EAE5">
      <w:pPr>
        <w:spacing w:line="360" w:lineRule="auto"/>
        <w:ind w:firstLine="480"/>
      </w:pPr>
      <w:r>
        <w:rPr>
          <w:rFonts w:hint="eastAsia"/>
        </w:rPr>
        <w:t>（3）支持地图的基本操作，包括漫游、放大、缩小、鼠标位置、比例尺；具备点、线、面标绘，具有测距、测面积、测夹角等测量功能；</w:t>
      </w:r>
    </w:p>
    <w:p w14:paraId="1A212C6F">
      <w:pPr>
        <w:spacing w:line="360" w:lineRule="auto"/>
        <w:ind w:firstLine="480"/>
      </w:pPr>
      <w:r>
        <w:rPr>
          <w:rFonts w:hint="eastAsia"/>
        </w:rPr>
        <w:t>（4）在二三维模型展示基础上，</w:t>
      </w:r>
      <w:r>
        <w:rPr>
          <w:rFonts w:cs="Times New Roman"/>
          <w:szCs w:val="24"/>
        </w:rPr>
        <w:t>提供</w:t>
      </w:r>
      <w:r>
        <w:rPr>
          <w:rFonts w:hint="eastAsia" w:cs="Times New Roman"/>
          <w:szCs w:val="24"/>
        </w:rPr>
        <w:t>基于标准符号的态势辅助</w:t>
      </w:r>
      <w:r>
        <w:rPr>
          <w:rFonts w:cs="Times New Roman"/>
          <w:szCs w:val="24"/>
        </w:rPr>
        <w:t>标绘</w:t>
      </w:r>
      <w:r>
        <w:rPr>
          <w:rFonts w:hint="eastAsia" w:cs="Times New Roman"/>
          <w:szCs w:val="24"/>
        </w:rPr>
        <w:t>功能，辅助用户决策</w:t>
      </w:r>
      <w:r>
        <w:rPr>
          <w:rFonts w:hint="eastAsia"/>
        </w:rPr>
        <w:t>；</w:t>
      </w:r>
    </w:p>
    <w:p w14:paraId="05B25E9E">
      <w:pPr>
        <w:spacing w:line="360" w:lineRule="auto"/>
        <w:ind w:firstLine="480"/>
        <w:rPr>
          <w:ins w:id="0" w:author="旭琛 詹" w:date="2026-06-30T10:27:00Z"/>
        </w:rPr>
      </w:pPr>
      <w:r>
        <w:rPr>
          <w:rFonts w:hint="eastAsia"/>
        </w:rPr>
        <w:t>（5）支持嵌入包括图像标绘、目标检测识别、</w:t>
      </w:r>
      <w:r>
        <w:t>目标动向引接</w:t>
      </w:r>
      <w:r>
        <w:rPr>
          <w:rFonts w:hint="eastAsia"/>
        </w:rPr>
        <w:t>等第三方功能模块</w:t>
      </w:r>
      <w:ins w:id="1" w:author="旭琛 詹" w:date="2026-06-30T10:37:00Z">
        <w:r>
          <w:rPr>
            <w:rFonts w:hint="eastAsia"/>
          </w:rPr>
          <w:t>；</w:t>
        </w:r>
      </w:ins>
    </w:p>
    <w:p w14:paraId="3B46CF14">
      <w:pPr>
        <w:spacing w:line="360" w:lineRule="auto"/>
        <w:ind w:firstLine="480"/>
        <w:rPr>
          <w:rFonts w:hint="eastAsia"/>
        </w:rPr>
      </w:pPr>
      <w:ins w:id="2" w:author="旭琛 詹" w:date="2026-06-30T10:27:00Z">
        <w:r>
          <w:rPr>
            <w:rFonts w:hint="eastAsia"/>
          </w:rPr>
          <w:t>（6）具备多模态遥感目标同域融合显示能力，支持对同一时空区域内的多源遥感数据进行几何配准与时间对齐，在统一空间坐标系下实现目标级融合展示，具体包括：</w:t>
        </w:r>
      </w:ins>
    </w:p>
    <w:p w14:paraId="6283DD65">
      <w:pPr>
        <w:spacing w:line="360" w:lineRule="auto"/>
        <w:ind w:firstLine="480"/>
        <w:rPr>
          <w:rFonts w:hint="default" w:eastAsia="宋体"/>
          <w:lang w:val="en-US" w:eastAsia="zh-CN"/>
        </w:rPr>
      </w:pPr>
      <w:r>
        <w:rPr>
          <w:rFonts w:hint="eastAsia"/>
          <w:lang w:val="en-US" w:eastAsia="zh-CN"/>
        </w:rPr>
        <w:t>一期实现：</w:t>
      </w:r>
    </w:p>
    <w:p w14:paraId="70073485">
      <w:pPr>
        <w:pStyle w:val="33"/>
        <w:numPr>
          <w:ilvl w:val="0"/>
          <w:numId w:val="2"/>
        </w:numPr>
        <w:spacing w:line="360" w:lineRule="auto"/>
        <w:ind w:firstLineChars="0"/>
      </w:pPr>
      <w:r>
        <w:rPr>
          <w:rFonts w:hint="eastAsia"/>
          <w:lang w:val="en-US" w:eastAsia="zh-CN"/>
        </w:rPr>
        <w:t>由二院提供正射校正成果，四象只针对该正射校正结果开展融合配准工作。</w:t>
      </w:r>
    </w:p>
    <w:p w14:paraId="65DDC41A">
      <w:pPr>
        <w:pStyle w:val="33"/>
        <w:numPr>
          <w:ilvl w:val="0"/>
          <w:numId w:val="0"/>
        </w:numPr>
        <w:spacing w:line="360" w:lineRule="auto"/>
        <w:ind w:left="480" w:leftChars="0"/>
        <w:rPr>
          <w:rFonts w:hint="default"/>
          <w:lang w:val="en-US"/>
        </w:rPr>
      </w:pPr>
      <w:r>
        <w:rPr>
          <w:rFonts w:hint="eastAsia"/>
          <w:lang w:val="en-US" w:eastAsia="zh-CN"/>
        </w:rPr>
        <w:t>二期实现：</w:t>
      </w:r>
    </w:p>
    <w:p w14:paraId="6B5CA3BD">
      <w:pPr>
        <w:pStyle w:val="33"/>
        <w:numPr>
          <w:ilvl w:val="0"/>
          <w:numId w:val="2"/>
        </w:numPr>
        <w:spacing w:line="360" w:lineRule="auto"/>
        <w:ind w:firstLineChars="0"/>
        <w:rPr>
          <w:ins w:id="3" w:author="旭琛 詹" w:date="2026-06-30T10:27:00Z"/>
        </w:rPr>
      </w:pPr>
      <w:ins w:id="4" w:author="旭琛 詹" w:date="2026-06-30T10:27:00Z">
        <w:r>
          <w:rPr>
            <w:rFonts w:hint="eastAsia"/>
          </w:rPr>
          <w:t>支持光学、SAR、热红外等异构遥感影像同步输入，自动完成坐标系统一、几何精配准、分辨率重采样、辐射归一化全流程处理，输出单幅同栅格、同坐标、统一分辨率的融合影像；</w:t>
        </w:r>
      </w:ins>
    </w:p>
    <w:p w14:paraId="0CE54284">
      <w:pPr>
        <w:pStyle w:val="33"/>
        <w:numPr>
          <w:ilvl w:val="0"/>
          <w:numId w:val="2"/>
        </w:numPr>
        <w:spacing w:line="360" w:lineRule="auto"/>
        <w:ind w:firstLineChars="0"/>
        <w:rPr>
          <w:ins w:id="5" w:author="旭琛 詹" w:date="2026-06-30T10:27:00Z"/>
        </w:rPr>
      </w:pPr>
      <w:ins w:id="6" w:author="旭琛 詹" w:date="2026-06-30T10:27:00Z">
        <w:r>
          <w:rPr>
            <w:rFonts w:hint="eastAsia"/>
          </w:rPr>
          <w:t>建立统一像素级融合框架，实现空间细节、光谱属性、散射特性、热辐射信息的四元互补；自动识别光学云 / 云影、SAR 叠掩 / 阴影、热红外条带 / 坏像元等无效区域，利用其他数据源的有效信息进行像素级补全；</w:t>
        </w:r>
      </w:ins>
    </w:p>
    <w:p w14:paraId="78ECFE7A">
      <w:pPr>
        <w:pStyle w:val="33"/>
        <w:numPr>
          <w:ilvl w:val="0"/>
          <w:numId w:val="2"/>
        </w:numPr>
        <w:spacing w:line="360" w:lineRule="auto"/>
        <w:ind w:firstLineChars="0"/>
      </w:pPr>
      <w:ins w:id="7" w:author="旭琛 詹" w:date="2026-06-30T10:27:00Z">
        <w:r>
          <w:rPr>
            <w:rFonts w:hint="eastAsia"/>
          </w:rPr>
          <w:t>支持多源异构信息融合效果对比展示，可自由组合原始光学、原始 SAR、原始热红外与最终融合影像同屏展示；支持通过边缘高亮、分层叠加等可视化手段，直接凸显单源数据不具备的融合优势特征。</w:t>
        </w:r>
      </w:ins>
    </w:p>
    <w:p w14:paraId="26E48108">
      <w:pPr>
        <w:pStyle w:val="5"/>
        <w:spacing w:line="360" w:lineRule="auto"/>
        <w:ind w:firstLine="480"/>
      </w:pPr>
      <w:r>
        <w:rPr>
          <w:rFonts w:hint="eastAsia"/>
        </w:rPr>
        <w:t>性能指标</w:t>
      </w:r>
    </w:p>
    <w:p w14:paraId="2736DB23">
      <w:pPr>
        <w:spacing w:line="360" w:lineRule="auto"/>
        <w:ind w:firstLine="480"/>
      </w:pPr>
      <w:r>
        <w:rPr>
          <w:rFonts w:hint="eastAsia"/>
        </w:rPr>
        <w:t>（1）态势展示支持叠加的数据类型：≥</w:t>
      </w:r>
      <w:r>
        <w:rPr>
          <w:rFonts w:hint="eastAsia"/>
          <w:highlight w:val="yellow"/>
          <w:lang w:val="en-US" w:eastAsia="zh-CN"/>
        </w:rPr>
        <w:t>10</w:t>
      </w:r>
      <w:r>
        <w:rPr>
          <w:rFonts w:hint="eastAsia"/>
          <w:highlight w:val="yellow"/>
        </w:rPr>
        <w:t>种，包括但不限于</w:t>
      </w:r>
      <w:r>
        <w:rPr>
          <w:rFonts w:hint="eastAsia"/>
          <w:highlight w:val="yellow"/>
          <w:lang w:val="en-US" w:eastAsia="zh-CN"/>
        </w:rPr>
        <w:t>无人机</w:t>
      </w:r>
      <w:r>
        <w:rPr>
          <w:rFonts w:hint="eastAsia"/>
          <w:highlight w:val="yellow"/>
        </w:rPr>
        <w:t>影像、</w:t>
      </w:r>
      <w:r>
        <w:rPr>
          <w:rFonts w:hint="eastAsia"/>
          <w:highlight w:val="yellow"/>
          <w:lang w:val="en-US" w:eastAsia="zh-CN"/>
        </w:rPr>
        <w:t>视频、卫星影像、电磁特征数据、</w:t>
      </w:r>
      <w:r>
        <w:rPr>
          <w:rFonts w:hint="eastAsia"/>
          <w:highlight w:val="yellow"/>
        </w:rPr>
        <w:t>矢量数据、高程数据、自定义标注、</w:t>
      </w:r>
      <w:r>
        <w:rPr>
          <w:highlight w:val="yellow"/>
        </w:rPr>
        <w:t>目标运动轨迹</w:t>
      </w:r>
      <w:r>
        <w:rPr>
          <w:rFonts w:hint="eastAsia"/>
          <w:highlight w:val="yellow"/>
          <w:lang w:eastAsia="zh-CN"/>
        </w:rPr>
        <w:t>（</w:t>
      </w:r>
      <w:r>
        <w:rPr>
          <w:rFonts w:hint="eastAsia"/>
          <w:highlight w:val="yellow"/>
          <w:lang w:val="en-US" w:eastAsia="zh-CN"/>
        </w:rPr>
        <w:t>AIS、ADS-B</w:t>
      </w:r>
      <w:r>
        <w:rPr>
          <w:rFonts w:hint="eastAsia"/>
          <w:highlight w:val="yellow"/>
          <w:lang w:eastAsia="zh-CN"/>
        </w:rPr>
        <w:t>）</w:t>
      </w:r>
      <w:r>
        <w:rPr>
          <w:rFonts w:hint="eastAsia"/>
          <w:highlight w:val="yellow"/>
        </w:rPr>
        <w:t>、雷达作用区域</w:t>
      </w:r>
      <w:r>
        <w:rPr>
          <w:rFonts w:hint="eastAsia"/>
          <w:highlight w:val="yellow"/>
          <w:lang w:eastAsia="zh-CN"/>
        </w:rPr>
        <w:t>、</w:t>
      </w:r>
      <w:r>
        <w:rPr>
          <w:rFonts w:hint="eastAsia"/>
          <w:highlight w:val="yellow"/>
          <w:lang w:val="en-US" w:eastAsia="zh-CN"/>
        </w:rPr>
        <w:t>开源情报</w:t>
      </w:r>
      <w:r>
        <w:rPr>
          <w:rFonts w:hint="eastAsia"/>
          <w:highlight w:val="yellow"/>
        </w:rPr>
        <w:t>等</w:t>
      </w:r>
      <w:r>
        <w:rPr>
          <w:rFonts w:hint="eastAsia"/>
          <w:highlight w:val="yellow"/>
          <w:lang w:val="en-US" w:eastAsia="zh-CN"/>
        </w:rPr>
        <w:t>数据信息</w:t>
      </w:r>
      <w:r>
        <w:rPr>
          <w:rFonts w:hint="eastAsia"/>
        </w:rPr>
        <w:t>；</w:t>
      </w:r>
    </w:p>
    <w:p w14:paraId="7E818F46">
      <w:pPr>
        <w:spacing w:line="360" w:lineRule="auto"/>
        <w:ind w:firstLine="480"/>
      </w:pPr>
      <w:r>
        <w:rPr>
          <w:rFonts w:hint="eastAsia"/>
        </w:rPr>
        <w:t>（2）支持用户并发访问数量：≥40个；</w:t>
      </w:r>
    </w:p>
    <w:p w14:paraId="4B626E29">
      <w:pPr>
        <w:spacing w:line="360" w:lineRule="auto"/>
        <w:ind w:firstLine="480"/>
        <w:rPr>
          <w:ins w:id="8" w:author="旭琛 詹" w:date="2026-06-30T10:28:00Z"/>
        </w:rPr>
      </w:pPr>
      <w:r>
        <w:rPr>
          <w:rFonts w:hint="eastAsia"/>
        </w:rPr>
        <w:t>（3）数据总量：≥</w:t>
      </w:r>
      <w:r>
        <w:t>500G</w:t>
      </w:r>
      <w:r>
        <w:rPr>
          <w:rFonts w:hint="eastAsia"/>
        </w:rPr>
        <w:t>B</w:t>
      </w:r>
      <w:ins w:id="9" w:author="旭琛 詹" w:date="2026-06-30T10:29:00Z">
        <w:r>
          <w:rPr>
            <w:rFonts w:hint="eastAsia"/>
          </w:rPr>
          <w:t>；</w:t>
        </w:r>
      </w:ins>
    </w:p>
    <w:p w14:paraId="44DC157C">
      <w:pPr>
        <w:spacing w:line="360" w:lineRule="auto"/>
        <w:ind w:firstLine="480"/>
        <w:rPr>
          <w:ins w:id="10" w:author="旭琛 詹" w:date="2026-06-30T10:28:00Z"/>
        </w:rPr>
      </w:pPr>
      <w:ins w:id="11" w:author="旭琛 詹" w:date="2026-06-30T10:28:00Z">
        <w:r>
          <w:rPr/>
          <w:t>（4）支持像素级融合的异构数据源类型≥</w:t>
        </w:r>
      </w:ins>
      <w:ins w:id="12" w:author="旭琛 詹" w:date="2026-06-30T10:29:00Z">
        <w:r>
          <w:rPr>
            <w:rFonts w:hint="eastAsia"/>
          </w:rPr>
          <w:t>3</w:t>
        </w:r>
      </w:ins>
      <w:ins w:id="13" w:author="旭琛 詹" w:date="2026-06-30T10:28:00Z">
        <w:r>
          <w:rPr/>
          <w:t>种，涵盖光学、SAR、热红外；</w:t>
        </w:r>
      </w:ins>
    </w:p>
    <w:p w14:paraId="4A3107CB">
      <w:pPr>
        <w:spacing w:line="360" w:lineRule="auto"/>
        <w:ind w:firstLine="480"/>
        <w:rPr>
          <w:ins w:id="14" w:author="旭琛 詹" w:date="2026-06-30T10:28:00Z"/>
        </w:rPr>
      </w:pPr>
      <w:ins w:id="15" w:author="旭琛 詹" w:date="2026-06-30T10:28:00Z">
        <w:r>
          <w:rPr/>
          <w:t>（5）多源影像几何配准精度：</w:t>
        </w:r>
      </w:ins>
      <w:r>
        <w:rPr>
          <w:rFonts w:ascii="宋体" w:hAnsi="宋体" w:eastAsia="宋体" w:cs="宋体"/>
          <w:sz w:val="24"/>
          <w:szCs w:val="24"/>
        </w:rPr>
        <w:t>配准精度受输入正射影像精度约束，整体精度不低于原始正射校正成果精度</w:t>
      </w:r>
      <w:ins w:id="16" w:author="旭琛 詹" w:date="2026-06-30T10:28:00Z">
        <w:r>
          <w:rPr/>
          <w:t>；</w:t>
        </w:r>
      </w:ins>
    </w:p>
    <w:p w14:paraId="3A88A1CE">
      <w:pPr>
        <w:spacing w:line="360" w:lineRule="auto"/>
        <w:ind w:firstLine="480"/>
      </w:pPr>
      <w:ins w:id="17" w:author="旭琛 詹" w:date="2026-06-30T10:28:00Z">
        <w:r>
          <w:rPr/>
          <w:t>（6）支持融合对比展示模式≥3种，包括卷帘对比、分屏对比、分层显隐对比。</w:t>
        </w:r>
      </w:ins>
    </w:p>
    <w:p w14:paraId="1A28ECF2">
      <w:pPr>
        <w:pStyle w:val="4"/>
        <w:spacing w:line="360" w:lineRule="auto"/>
      </w:pPr>
      <w:r>
        <w:rPr>
          <w:rFonts w:hint="eastAsia"/>
        </w:rPr>
        <w:t>智能需求分析</w:t>
      </w:r>
    </w:p>
    <w:p w14:paraId="2F16AF6C">
      <w:pPr>
        <w:pStyle w:val="5"/>
        <w:spacing w:line="360" w:lineRule="auto"/>
        <w:ind w:firstLine="480"/>
      </w:pPr>
      <w:r>
        <w:rPr>
          <w:rFonts w:hint="eastAsia"/>
        </w:rPr>
        <w:t>功能指标</w:t>
      </w:r>
    </w:p>
    <w:p w14:paraId="14547BDB">
      <w:pPr>
        <w:spacing w:line="360" w:lineRule="auto"/>
        <w:ind w:firstLine="480"/>
      </w:pPr>
      <w:r>
        <w:rPr>
          <w:rFonts w:hint="eastAsia"/>
        </w:rPr>
        <w:t>（1）内置成熟的语言类大模型，支持用户通过自然语言输入的方式实现与系统的需求问答交互；</w:t>
      </w:r>
    </w:p>
    <w:p w14:paraId="08204E30">
      <w:pPr>
        <w:spacing w:line="360" w:lineRule="auto"/>
        <w:ind w:firstLine="480"/>
      </w:pPr>
      <w:r>
        <w:rPr>
          <w:rFonts w:hint="eastAsia"/>
        </w:rPr>
        <w:t>（2）基于内置大模型，支持用户关注目标信息的时空自动跳转与展示；</w:t>
      </w:r>
    </w:p>
    <w:p w14:paraId="5A6441CE">
      <w:pPr>
        <w:spacing w:line="360" w:lineRule="auto"/>
        <w:ind w:firstLine="480"/>
      </w:pPr>
      <w:r>
        <w:rPr>
          <w:rFonts w:hint="eastAsia"/>
        </w:rPr>
        <w:t>（3）基于内置大模型，通过历史轨迹信息，支持对战术目标的行为分析及动向预测。</w:t>
      </w:r>
    </w:p>
    <w:p w14:paraId="533D68C8">
      <w:pPr>
        <w:pStyle w:val="5"/>
        <w:spacing w:line="360" w:lineRule="auto"/>
        <w:ind w:firstLine="480"/>
      </w:pPr>
      <w:r>
        <w:rPr>
          <w:rFonts w:hint="eastAsia"/>
        </w:rPr>
        <w:t>性能指标</w:t>
      </w:r>
    </w:p>
    <w:p w14:paraId="75E99E8A">
      <w:pPr>
        <w:spacing w:line="360" w:lineRule="auto"/>
        <w:ind w:firstLine="480"/>
      </w:pPr>
      <w:r>
        <w:rPr>
          <w:rFonts w:hint="eastAsia"/>
        </w:rPr>
        <w:t>（1）大模型应答用户需求响应时间≤10秒；</w:t>
      </w:r>
    </w:p>
    <w:p w14:paraId="1E7404D4">
      <w:pPr>
        <w:spacing w:line="360" w:lineRule="auto"/>
        <w:ind w:firstLine="480"/>
      </w:pPr>
      <w:r>
        <w:rPr>
          <w:rFonts w:hint="eastAsia"/>
        </w:rPr>
        <w:t>（2）大模型支持用户录入信息长度不少于1000字。</w:t>
      </w:r>
    </w:p>
    <w:p w14:paraId="63E9F3AF">
      <w:pPr>
        <w:pStyle w:val="4"/>
        <w:spacing w:line="360" w:lineRule="auto"/>
      </w:pPr>
      <w:r>
        <w:rPr>
          <w:rFonts w:hint="eastAsia"/>
        </w:rPr>
        <w:t>装备目标库</w:t>
      </w:r>
    </w:p>
    <w:p w14:paraId="21366308">
      <w:pPr>
        <w:pStyle w:val="5"/>
        <w:spacing w:line="360" w:lineRule="auto"/>
        <w:ind w:firstLine="480"/>
      </w:pPr>
      <w:r>
        <w:rPr>
          <w:rFonts w:hint="eastAsia"/>
        </w:rPr>
        <w:t>功能指标</w:t>
      </w:r>
    </w:p>
    <w:p w14:paraId="3E81F74F">
      <w:pPr>
        <w:spacing w:line="360" w:lineRule="auto"/>
        <w:ind w:firstLine="480"/>
      </w:pPr>
      <w:r>
        <w:rPr>
          <w:rFonts w:hint="eastAsia"/>
        </w:rPr>
        <w:t>（1）具有构建目标库，对已知目标和新发现目标进行维护管理的能力；</w:t>
      </w:r>
    </w:p>
    <w:p w14:paraId="1AF95D87">
      <w:pPr>
        <w:spacing w:line="360" w:lineRule="auto"/>
        <w:ind w:firstLine="480"/>
      </w:pPr>
      <w:r>
        <w:rPr>
          <w:rFonts w:hint="eastAsia"/>
        </w:rPr>
        <w:t>（2）支持对目标通用信息的存储和管理，包括基本要素、空间位置等，为可视化展示提供支持；</w:t>
      </w:r>
    </w:p>
    <w:p w14:paraId="6B85D6FC">
      <w:pPr>
        <w:spacing w:line="360" w:lineRule="auto"/>
        <w:ind w:firstLine="480"/>
      </w:pPr>
      <w:r>
        <w:rPr>
          <w:rFonts w:hint="eastAsia"/>
        </w:rPr>
        <w:t>（3）对于车辆、装甲、自行火炮、水面舰船等战术目标，可以存储其平台大小、重量、装备配置和武器威力等信息；</w:t>
      </w:r>
    </w:p>
    <w:p w14:paraId="089584AD">
      <w:pPr>
        <w:spacing w:line="360" w:lineRule="auto"/>
        <w:ind w:firstLine="480"/>
      </w:pPr>
      <w:r>
        <w:rPr>
          <w:rFonts w:hint="eastAsia"/>
        </w:rPr>
        <w:t>（4）支持目标库数据的动态更新功能；</w:t>
      </w:r>
    </w:p>
    <w:p w14:paraId="6B0F8F87">
      <w:pPr>
        <w:spacing w:line="360" w:lineRule="auto"/>
        <w:ind w:firstLine="480"/>
      </w:pPr>
      <w:r>
        <w:rPr>
          <w:rFonts w:hint="eastAsia"/>
        </w:rPr>
        <w:t>（5）支持目标库数据的查询、定位功能。</w:t>
      </w:r>
    </w:p>
    <w:p w14:paraId="4F020E1A">
      <w:pPr>
        <w:pStyle w:val="5"/>
        <w:spacing w:line="360" w:lineRule="auto"/>
        <w:ind w:firstLine="480"/>
      </w:pPr>
      <w:r>
        <w:rPr>
          <w:rFonts w:hint="eastAsia"/>
        </w:rPr>
        <w:t>性能指标</w:t>
      </w:r>
    </w:p>
    <w:p w14:paraId="1CE3D031">
      <w:pPr>
        <w:spacing w:line="360" w:lineRule="auto"/>
        <w:ind w:firstLine="480"/>
      </w:pPr>
      <w:r>
        <w:rPr>
          <w:rFonts w:hint="eastAsia"/>
        </w:rPr>
        <w:t>（1）数据查询响应时间：≤5秒；</w:t>
      </w:r>
    </w:p>
    <w:p w14:paraId="6AB6ABFC">
      <w:pPr>
        <w:spacing w:line="360" w:lineRule="auto"/>
        <w:ind w:firstLine="480"/>
      </w:pPr>
      <w:r>
        <w:rPr>
          <w:rFonts w:hint="eastAsia"/>
        </w:rPr>
        <w:t>（2）目标类型：≥7种，包括但不限于港口、舰船、机场、飞机、兵营、导弹发射阵地、雷达站等；</w:t>
      </w:r>
    </w:p>
    <w:p w14:paraId="7CF0C79F">
      <w:pPr>
        <w:spacing w:line="360" w:lineRule="auto"/>
        <w:ind w:firstLine="480"/>
      </w:pPr>
      <w:r>
        <w:rPr>
          <w:rFonts w:hint="eastAsia"/>
        </w:rPr>
        <w:t>（3）数据来源：≥5种，包括光学卫星影像、SAR卫星影像、红外卫星影像、</w:t>
      </w:r>
      <w:commentRangeStart w:id="0"/>
      <w:r>
        <w:rPr>
          <w:rFonts w:hint="eastAsia"/>
        </w:rPr>
        <w:t>文字描述、研判报告</w:t>
      </w:r>
      <w:commentRangeEnd w:id="0"/>
      <w:r>
        <w:commentReference w:id="0"/>
      </w:r>
      <w:r>
        <w:rPr>
          <w:rFonts w:hint="eastAsia"/>
        </w:rPr>
        <w:t>等；</w:t>
      </w:r>
    </w:p>
    <w:p w14:paraId="3C27203D">
      <w:pPr>
        <w:spacing w:line="360" w:lineRule="auto"/>
        <w:ind w:firstLine="480"/>
      </w:pPr>
      <w:r>
        <w:rPr>
          <w:rFonts w:hint="eastAsia"/>
        </w:rPr>
        <w:t>（4）目标属性：≥10项，包含但不限于目标概况、地位作用、组成结构、要害部位、电磁威胁、防御设施、气候情况、地理位置等。</w:t>
      </w:r>
    </w:p>
    <w:p w14:paraId="440C9934">
      <w:pPr>
        <w:pStyle w:val="4"/>
        <w:spacing w:line="360" w:lineRule="auto"/>
      </w:pPr>
      <w:r>
        <w:rPr>
          <w:rFonts w:hint="eastAsia"/>
        </w:rPr>
        <w:t>遥感数据库</w:t>
      </w:r>
    </w:p>
    <w:p w14:paraId="325E3FF3">
      <w:pPr>
        <w:pStyle w:val="5"/>
        <w:spacing w:line="360" w:lineRule="auto"/>
        <w:ind w:firstLine="480"/>
      </w:pPr>
      <w:r>
        <w:rPr>
          <w:rFonts w:hint="eastAsia"/>
        </w:rPr>
        <w:t>功能指标</w:t>
      </w:r>
    </w:p>
    <w:p w14:paraId="64C821DF">
      <w:pPr>
        <w:spacing w:line="360" w:lineRule="auto"/>
        <w:ind w:firstLine="480"/>
      </w:pPr>
      <w:r>
        <w:rPr>
          <w:rFonts w:hint="eastAsia"/>
        </w:rPr>
        <w:t>（1）具备多源遥感数据格式转换、数据清洗、数据关联等处理功能；</w:t>
      </w:r>
    </w:p>
    <w:p w14:paraId="6CC8449F">
      <w:pPr>
        <w:spacing w:line="360" w:lineRule="auto"/>
        <w:ind w:firstLine="480"/>
        <w:rPr>
          <w:ins w:id="18" w:author="旭琛 詹" w:date="2026-06-30T10:30:00Z"/>
        </w:rPr>
      </w:pPr>
      <w:r>
        <w:rPr>
          <w:rFonts w:hint="eastAsia"/>
        </w:rPr>
        <w:t>（2）支持</w:t>
      </w:r>
      <w:bookmarkStart w:id="2" w:name="_GoBack"/>
      <w:r>
        <w:rPr>
          <w:rFonts w:hint="eastAsia"/>
          <w:highlight w:val="yellow"/>
          <w:lang w:val="en-US" w:eastAsia="zh-CN"/>
        </w:rPr>
        <w:t>接入</w:t>
      </w:r>
      <w:r>
        <w:rPr>
          <w:rFonts w:hint="eastAsia"/>
          <w:highlight w:val="yellow"/>
        </w:rPr>
        <w:t>多种</w:t>
      </w:r>
      <w:r>
        <w:rPr>
          <w:rFonts w:hint="eastAsia"/>
          <w:highlight w:val="yellow"/>
          <w:lang w:val="en-US" w:eastAsia="zh-CN"/>
        </w:rPr>
        <w:t>信源</w:t>
      </w:r>
      <w:r>
        <w:rPr>
          <w:rFonts w:hint="eastAsia"/>
          <w:highlight w:val="yellow"/>
        </w:rPr>
        <w:t>数据，包括</w:t>
      </w:r>
      <w:r>
        <w:rPr>
          <w:rFonts w:hint="eastAsia"/>
          <w:highlight w:val="yellow"/>
          <w:lang w:val="en-US" w:eastAsia="zh-CN"/>
        </w:rPr>
        <w:t>无人机影像、视频、卫星影像（</w:t>
      </w:r>
      <w:r>
        <w:rPr>
          <w:rFonts w:hint="eastAsia"/>
          <w:highlight w:val="yellow"/>
        </w:rPr>
        <w:t>光学、SAR、</w:t>
      </w:r>
      <w:ins w:id="19" w:author="ㅤ" w:date="2026-07-06T14:10:40Z">
        <w:r>
          <w:rPr>
            <w:rFonts w:hint="eastAsia"/>
            <w:highlight w:val="yellow"/>
            <w:lang w:val="en-US" w:eastAsia="zh-CN"/>
          </w:rPr>
          <w:t>热</w:t>
        </w:r>
      </w:ins>
      <w:r>
        <w:rPr>
          <w:rFonts w:hint="eastAsia"/>
          <w:highlight w:val="yellow"/>
        </w:rPr>
        <w:t>红外</w:t>
      </w:r>
      <w:r>
        <w:rPr>
          <w:rFonts w:hint="eastAsia"/>
          <w:highlight w:val="yellow"/>
          <w:lang w:eastAsia="zh-CN"/>
        </w:rPr>
        <w:t>）、</w:t>
      </w:r>
      <w:r>
        <w:rPr>
          <w:rFonts w:hint="eastAsia"/>
          <w:highlight w:val="yellow"/>
          <w:lang w:val="en-US" w:eastAsia="zh-CN"/>
        </w:rPr>
        <w:t>电磁特征数据、AIS、ADS-B、开源情报</w:t>
      </w:r>
      <w:r>
        <w:rPr>
          <w:rFonts w:hint="eastAsia"/>
          <w:highlight w:val="yellow"/>
        </w:rPr>
        <w:t>等</w:t>
      </w:r>
      <w:bookmarkEnd w:id="2"/>
      <w:r>
        <w:rPr>
          <w:rFonts w:hint="eastAsia"/>
        </w:rPr>
        <w:t>；</w:t>
      </w:r>
    </w:p>
    <w:p w14:paraId="29A9BAD3">
      <w:pPr>
        <w:spacing w:line="360" w:lineRule="auto"/>
        <w:ind w:firstLine="480"/>
        <w:rPr>
          <w:ins w:id="20" w:author="旭琛 詹" w:date="2026-06-30T10:30:00Z"/>
        </w:rPr>
      </w:pPr>
      <w:ins w:id="21" w:author="旭琛 詹" w:date="2026-06-30T10:30:00Z">
        <w:commentRangeStart w:id="1"/>
        <w:r>
          <w:rPr/>
          <w:t>（</w:t>
        </w:r>
      </w:ins>
      <w:ins w:id="22" w:author="旭琛 詹" w:date="2026-06-30T10:31:00Z">
        <w:r>
          <w:rPr>
            <w:rFonts w:hint="eastAsia"/>
          </w:rPr>
          <w:t>3</w:t>
        </w:r>
      </w:ins>
      <w:ins w:id="23" w:author="旭琛 詹" w:date="2026-06-30T10:30:00Z">
        <w:r>
          <w:rPr/>
          <w:t>）具备多模态目标特征联合表达与关联分析能力，支持对同一目标在不同遥感模态下的多源特征提取与融合表达，实现跨模态特征对齐与统一表征，具体包括：</w:t>
        </w:r>
        <w:commentRangeEnd w:id="1"/>
      </w:ins>
      <w:r>
        <w:commentReference w:id="1"/>
      </w:r>
    </w:p>
    <w:p w14:paraId="6F70F31C">
      <w:pPr>
        <w:numPr>
          <w:ilvl w:val="0"/>
          <w:numId w:val="3"/>
        </w:numPr>
        <w:spacing w:line="360" w:lineRule="auto"/>
        <w:ind w:firstLine="480"/>
        <w:rPr>
          <w:ins w:id="24" w:author="旭琛 詹" w:date="2026-06-30T10:30:00Z"/>
        </w:rPr>
      </w:pPr>
      <w:ins w:id="25" w:author="旭琛 詹" w:date="2026-06-30T10:30:00Z">
        <w:r>
          <w:rPr/>
          <w:t>支持可见光光谱特征、纹理特征自动提取；</w:t>
        </w:r>
      </w:ins>
    </w:p>
    <w:p w14:paraId="5B2B7DCB">
      <w:pPr>
        <w:numPr>
          <w:ilvl w:val="0"/>
          <w:numId w:val="3"/>
        </w:numPr>
        <w:spacing w:line="360" w:lineRule="auto"/>
        <w:ind w:firstLine="480"/>
        <w:rPr>
          <w:ins w:id="26" w:author="旭琛 詹" w:date="2026-06-30T10:30:00Z"/>
        </w:rPr>
      </w:pPr>
      <w:ins w:id="27" w:author="旭琛 詹" w:date="2026-06-30T10:30:00Z">
        <w:r>
          <w:rPr/>
          <w:t>支持SAR散射特征自动提取，包括结构散射特征、后向散射强度特征等；</w:t>
        </w:r>
      </w:ins>
    </w:p>
    <w:p w14:paraId="2E85C211">
      <w:pPr>
        <w:numPr>
          <w:ilvl w:val="0"/>
          <w:numId w:val="3"/>
        </w:numPr>
        <w:spacing w:line="360" w:lineRule="auto"/>
        <w:ind w:firstLine="480"/>
        <w:rPr>
          <w:ins w:id="28" w:author="旭琛 詹" w:date="2026-06-30T10:30:00Z"/>
        </w:rPr>
      </w:pPr>
      <w:ins w:id="29" w:author="旭琛 詹" w:date="2026-06-30T10:30:00Z">
        <w:r>
          <w:rPr/>
          <w:t>支持红外辐射特征自动提取；</w:t>
        </w:r>
      </w:ins>
    </w:p>
    <w:p w14:paraId="7A742BB6">
      <w:pPr>
        <w:numPr>
          <w:ilvl w:val="0"/>
          <w:numId w:val="3"/>
        </w:numPr>
        <w:spacing w:line="360" w:lineRule="auto"/>
        <w:ind w:firstLine="480"/>
      </w:pPr>
      <w:ins w:id="30" w:author="旭琛 詹" w:date="2026-06-30T10:30:00Z">
        <w:r>
          <w:rPr/>
          <w:t>支持同一目标跨模态特征的关联分析与对比分析。</w:t>
        </w:r>
      </w:ins>
    </w:p>
    <w:p w14:paraId="59FD7515">
      <w:pPr>
        <w:spacing w:line="360" w:lineRule="auto"/>
        <w:ind w:firstLine="480"/>
      </w:pPr>
      <w:r>
        <w:rPr>
          <w:rFonts w:hint="eastAsia"/>
        </w:rPr>
        <w:t>（</w:t>
      </w:r>
      <w:ins w:id="31" w:author="旭琛 詹" w:date="2026-06-30T10:31:00Z">
        <w:r>
          <w:rPr>
            <w:rFonts w:hint="eastAsia"/>
          </w:rPr>
          <w:t>4</w:t>
        </w:r>
      </w:ins>
      <w:r>
        <w:rPr>
          <w:rFonts w:hint="eastAsia"/>
        </w:rPr>
        <w:t>）具备多源遥感数据可视化展示功能；</w:t>
      </w:r>
    </w:p>
    <w:p w14:paraId="6B818111">
      <w:pPr>
        <w:spacing w:line="360" w:lineRule="auto"/>
        <w:ind w:firstLine="480"/>
      </w:pPr>
      <w:r>
        <w:rPr>
          <w:rFonts w:hint="eastAsia"/>
        </w:rPr>
        <w:t>（</w:t>
      </w:r>
      <w:ins w:id="32" w:author="旭琛 詹" w:date="2026-06-30T10:31:00Z">
        <w:r>
          <w:rPr>
            <w:rFonts w:hint="eastAsia"/>
          </w:rPr>
          <w:t>5</w:t>
        </w:r>
      </w:ins>
      <w:r>
        <w:rPr>
          <w:rFonts w:hint="eastAsia"/>
        </w:rPr>
        <w:t>）支持多源遥感数据的存储、查询、删除等管理功能。</w:t>
      </w:r>
    </w:p>
    <w:p w14:paraId="62414C3B">
      <w:pPr>
        <w:pStyle w:val="5"/>
        <w:spacing w:line="360" w:lineRule="auto"/>
        <w:ind w:firstLine="480"/>
      </w:pPr>
      <w:r>
        <w:rPr>
          <w:rFonts w:hint="eastAsia"/>
        </w:rPr>
        <w:t>性能指标</w:t>
      </w:r>
    </w:p>
    <w:p w14:paraId="7E16525D">
      <w:pPr>
        <w:spacing w:line="360" w:lineRule="auto"/>
        <w:ind w:firstLine="480"/>
      </w:pPr>
      <w:r>
        <w:rPr>
          <w:rFonts w:hint="eastAsia"/>
        </w:rPr>
        <w:t>（1）支持接入的影像载荷类型：≥</w:t>
      </w:r>
      <w:r>
        <w:t>3</w:t>
      </w:r>
      <w:r>
        <w:rPr>
          <w:rFonts w:hint="eastAsia"/>
        </w:rPr>
        <w:t>种，包括光学、SAR、红外等；</w:t>
      </w:r>
    </w:p>
    <w:p w14:paraId="3962BF4F">
      <w:pPr>
        <w:spacing w:line="360" w:lineRule="auto"/>
        <w:ind w:firstLine="480"/>
      </w:pPr>
      <w:r>
        <w:rPr>
          <w:rFonts w:hint="eastAsia"/>
        </w:rPr>
        <w:t>（2）遥感数据查询响应时间：≤5秒；</w:t>
      </w:r>
    </w:p>
    <w:p w14:paraId="1C52078D">
      <w:pPr>
        <w:spacing w:line="360" w:lineRule="auto"/>
        <w:ind w:firstLine="480"/>
        <w:rPr>
          <w:ins w:id="33" w:author="旭琛 詹" w:date="2026-06-30T10:32:00Z"/>
        </w:rPr>
      </w:pPr>
      <w:r>
        <w:rPr>
          <w:rFonts w:hint="eastAsia"/>
        </w:rPr>
        <w:t>（3）遥感数据查询检索方式≥2种，包括空间查询和时间查询</w:t>
      </w:r>
      <w:ins w:id="34" w:author="旭琛 詹" w:date="2026-06-30T10:32:00Z">
        <w:r>
          <w:rPr>
            <w:rFonts w:hint="eastAsia"/>
          </w:rPr>
          <w:t>；</w:t>
        </w:r>
      </w:ins>
    </w:p>
    <w:p w14:paraId="4A821018">
      <w:pPr>
        <w:spacing w:line="360" w:lineRule="auto"/>
        <w:ind w:firstLine="480"/>
        <w:rPr>
          <w:ins w:id="35" w:author="旭琛 詹" w:date="2026-06-30T10:32:00Z"/>
        </w:rPr>
      </w:pPr>
      <w:ins w:id="36" w:author="旭琛 詹" w:date="2026-06-30T10:32:00Z">
        <w:r>
          <w:rPr/>
          <w:t>（4）支持自动提取</w:t>
        </w:r>
      </w:ins>
      <w:r>
        <w:rPr>
          <w:rFonts w:hint="eastAsia"/>
          <w:lang w:val="en-US" w:eastAsia="zh-CN"/>
        </w:rPr>
        <w:t>单</w:t>
      </w:r>
      <w:ins w:id="37" w:author="旭琛 詹" w:date="2026-06-30T10:32:00Z">
        <w:r>
          <w:rPr/>
          <w:t>模态特征类型≥</w:t>
        </w:r>
      </w:ins>
      <w:r>
        <w:rPr>
          <w:rFonts w:hint="eastAsia"/>
          <w:lang w:val="en-US" w:eastAsia="zh-CN"/>
        </w:rPr>
        <w:t>3</w:t>
      </w:r>
      <w:ins w:id="38" w:author="旭琛 詹" w:date="2026-06-30T10:32:00Z">
        <w:r>
          <w:rPr/>
          <w:t>类；</w:t>
        </w:r>
      </w:ins>
      <w:r>
        <w:rPr>
          <w:rFonts w:hint="eastAsia"/>
        </w:rPr>
        <w:t>，包括光学、SAR、红外等</w:t>
      </w:r>
    </w:p>
    <w:p w14:paraId="7AB05284">
      <w:pPr>
        <w:spacing w:line="360" w:lineRule="auto"/>
        <w:ind w:firstLine="480"/>
        <w:rPr>
          <w:ins w:id="39" w:author="旭琛 詹" w:date="2026-06-30T10:32:00Z"/>
        </w:rPr>
      </w:pPr>
      <w:ins w:id="40" w:author="旭琛 詹" w:date="2026-06-30T10:32:00Z">
        <w:r>
          <w:rPr/>
          <w:t>（5）单目标跨模态特征关联查询响应时间</w:t>
        </w:r>
        <w:commentRangeStart w:id="2"/>
        <w:r>
          <w:rPr/>
          <w:t>≤5秒；</w:t>
        </w:r>
        <w:commentRangeEnd w:id="2"/>
      </w:ins>
      <w:r>
        <w:commentReference w:id="2"/>
      </w:r>
    </w:p>
    <w:p w14:paraId="0FF98757">
      <w:pPr>
        <w:spacing w:line="360" w:lineRule="auto"/>
        <w:ind w:firstLine="480"/>
        <w:rPr>
          <w:rFonts w:hint="default" w:eastAsia="宋体"/>
          <w:lang w:val="en-US" w:eastAsia="zh-CN"/>
        </w:rPr>
      </w:pPr>
      <w:ins w:id="41" w:author="旭琛 詹" w:date="2026-06-30T10:32:00Z">
        <w:r>
          <w:rPr/>
          <w:t>（6）支持统一管理的目标</w:t>
        </w:r>
      </w:ins>
      <w:r>
        <w:rPr>
          <w:rFonts w:hint="eastAsia"/>
          <w:lang w:val="en-US" w:eastAsia="zh-CN"/>
        </w:rPr>
        <w:t>特征切片数量</w:t>
      </w:r>
      <w:ins w:id="42" w:author="旭琛 詹" w:date="2026-06-30T10:32:00Z">
        <w:r>
          <w:rPr/>
          <w:t>≥10000条。</w:t>
        </w:r>
      </w:ins>
    </w:p>
    <w:p w14:paraId="11F87B80">
      <w:pPr>
        <w:pStyle w:val="4"/>
        <w:spacing w:line="360" w:lineRule="auto"/>
      </w:pPr>
      <w:r>
        <w:rPr>
          <w:rFonts w:hint="eastAsia"/>
        </w:rPr>
        <w:t>智能目标识别</w:t>
      </w:r>
    </w:p>
    <w:p w14:paraId="04A697B9">
      <w:pPr>
        <w:pStyle w:val="5"/>
        <w:spacing w:line="360" w:lineRule="auto"/>
        <w:ind w:firstLine="480"/>
      </w:pPr>
      <w:r>
        <w:rPr>
          <w:rFonts w:hint="eastAsia"/>
        </w:rPr>
        <w:t>功能指标</w:t>
      </w:r>
    </w:p>
    <w:p w14:paraId="06174CDB">
      <w:pPr>
        <w:spacing w:line="360" w:lineRule="auto"/>
        <w:ind w:firstLine="480"/>
      </w:pPr>
      <w:r>
        <w:rPr>
          <w:rFonts w:hint="eastAsia"/>
        </w:rPr>
        <w:t>（1）支持基于智能算法模型，在影像上自动识别机场、港口、</w:t>
      </w:r>
      <w:commentRangeStart w:id="3"/>
      <w:r>
        <w:rPr>
          <w:rFonts w:hint="eastAsia"/>
        </w:rPr>
        <w:t>基地</w:t>
      </w:r>
      <w:commentRangeEnd w:id="3"/>
      <w:r>
        <w:commentReference w:id="3"/>
      </w:r>
      <w:r>
        <w:rPr>
          <w:rFonts w:hint="eastAsia"/>
        </w:rPr>
        <w:t>等典型固定目标；</w:t>
      </w:r>
    </w:p>
    <w:p w14:paraId="46EC2D53">
      <w:pPr>
        <w:spacing w:line="360" w:lineRule="auto"/>
        <w:ind w:firstLine="480"/>
      </w:pPr>
      <w:r>
        <w:rPr>
          <w:rFonts w:hint="eastAsia"/>
        </w:rPr>
        <w:t>（2）支持基于智能算法模型，在影像上自动识别舰船、飞机、</w:t>
      </w:r>
      <w:commentRangeStart w:id="4"/>
      <w:r>
        <w:rPr>
          <w:rFonts w:hint="eastAsia"/>
        </w:rPr>
        <w:t>车辆</w:t>
      </w:r>
      <w:commentRangeEnd w:id="4"/>
      <w:r>
        <w:commentReference w:id="4"/>
      </w:r>
      <w:r>
        <w:rPr>
          <w:rFonts w:hint="eastAsia"/>
        </w:rPr>
        <w:t>等典型战术目标；</w:t>
      </w:r>
    </w:p>
    <w:p w14:paraId="6D9392BB">
      <w:pPr>
        <w:spacing w:line="360" w:lineRule="auto"/>
        <w:ind w:firstLine="480"/>
      </w:pPr>
      <w:r>
        <w:rPr>
          <w:rFonts w:hint="eastAsia"/>
        </w:rPr>
        <w:t>（3）支持对遥感影像识别的各类目标的位置及时间信息提取；</w:t>
      </w:r>
    </w:p>
    <w:p w14:paraId="5170F802">
      <w:pPr>
        <w:spacing w:line="360" w:lineRule="auto"/>
        <w:ind w:firstLine="480"/>
        <w:rPr>
          <w:ins w:id="43" w:author="旭琛 詹" w:date="2026-06-30T10:37:00Z"/>
        </w:rPr>
      </w:pPr>
      <w:r>
        <w:rPr>
          <w:rFonts w:hint="eastAsia"/>
        </w:rPr>
        <w:t>（4）支持对目标智能识别结果的人工修正</w:t>
      </w:r>
      <w:ins w:id="44" w:author="旭琛 詹" w:date="2026-06-30T10:37:00Z">
        <w:r>
          <w:rPr>
            <w:rFonts w:hint="eastAsia"/>
          </w:rPr>
          <w:t>；</w:t>
        </w:r>
      </w:ins>
    </w:p>
    <w:p w14:paraId="0D6CD405">
      <w:pPr>
        <w:spacing w:line="360" w:lineRule="auto"/>
        <w:ind w:firstLine="480"/>
        <w:rPr>
          <w:ins w:id="45" w:author="旭琛 詹" w:date="2026-06-30T10:37:00Z"/>
        </w:rPr>
      </w:pPr>
      <w:ins w:id="46" w:author="旭琛 詹" w:date="2026-06-30T10:37:00Z">
        <w:r>
          <w:rPr/>
          <w:t>（5）具备基于</w:t>
        </w:r>
      </w:ins>
      <w:r>
        <w:rPr>
          <w:rFonts w:hint="eastAsia"/>
          <w:lang w:val="en-US" w:eastAsia="zh-CN"/>
        </w:rPr>
        <w:t>3模态单独</w:t>
      </w:r>
      <w:ins w:id="47" w:author="旭琛 詹" w:date="2026-06-30T10:37:00Z">
        <w:r>
          <w:rPr/>
          <w:t>学习跨模态特征生成与推断能力，依托历史多模态样本数据训练模型，实现不同遥感模态之间的特征推断与生成，辅助增强复杂场景下的目标感知能力，具体包括：</w:t>
        </w:r>
      </w:ins>
    </w:p>
    <w:p w14:paraId="7E92D7F0">
      <w:pPr>
        <w:numPr>
          <w:ilvl w:val="0"/>
          <w:numId w:val="4"/>
        </w:numPr>
        <w:spacing w:line="360" w:lineRule="auto"/>
        <w:ind w:firstLine="480"/>
        <w:rPr>
          <w:ins w:id="48" w:author="旭琛 詹" w:date="2026-06-30T10:37:00Z"/>
        </w:rPr>
      </w:pPr>
      <w:ins w:id="49" w:author="旭琛 詹" w:date="2026-06-30T10:37:00Z">
        <w:commentRangeStart w:id="5"/>
        <w:r>
          <w:rPr/>
          <w:t>支持从可见光等单一模态输入，推断其他模态的潜在特征表示，如 SAR 特征、</w:t>
        </w:r>
      </w:ins>
      <w:r>
        <w:rPr>
          <w:rFonts w:hint="eastAsia"/>
          <w:lang w:val="en-US" w:eastAsia="zh-CN"/>
        </w:rPr>
        <w:t>热</w:t>
      </w:r>
      <w:ins w:id="50" w:author="旭琛 詹" w:date="2026-06-30T10:37:00Z">
        <w:r>
          <w:rPr/>
          <w:t>红外特征等；</w:t>
        </w:r>
      </w:ins>
    </w:p>
    <w:p w14:paraId="0FB91642">
      <w:pPr>
        <w:numPr>
          <w:ilvl w:val="0"/>
          <w:numId w:val="4"/>
        </w:numPr>
        <w:spacing w:line="360" w:lineRule="auto"/>
        <w:ind w:firstLine="480"/>
      </w:pPr>
      <w:ins w:id="51" w:author="旭琛 詹" w:date="2026-06-30T10:37:00Z">
        <w:r>
          <w:rPr/>
          <w:t>支持跨模态特征生成结果的不确定性表达，输出对应概率分布与置信度；</w:t>
        </w:r>
        <w:commentRangeEnd w:id="5"/>
      </w:ins>
      <w:r>
        <w:commentReference w:id="5"/>
      </w:r>
    </w:p>
    <w:p w14:paraId="75E74A1A">
      <w:pPr>
        <w:pStyle w:val="5"/>
        <w:spacing w:line="360" w:lineRule="auto"/>
        <w:ind w:firstLine="480"/>
      </w:pPr>
      <w:r>
        <w:rPr>
          <w:rFonts w:hint="eastAsia"/>
        </w:rPr>
        <w:t>性能指标</w:t>
      </w:r>
    </w:p>
    <w:p w14:paraId="4512BE6E">
      <w:pPr>
        <w:spacing w:line="360" w:lineRule="auto"/>
        <w:ind w:firstLine="480"/>
      </w:pPr>
      <w:commentRangeStart w:id="6"/>
      <w:r>
        <w:rPr>
          <w:rFonts w:hint="eastAsia"/>
        </w:rPr>
        <w:t>（1）亚米级光学卫星影像典型固定目标自动识别精度≥90%；</w:t>
      </w:r>
    </w:p>
    <w:p w14:paraId="4DE2B3A5">
      <w:pPr>
        <w:spacing w:line="360" w:lineRule="auto"/>
        <w:ind w:firstLine="480"/>
        <w:rPr>
          <w:rFonts w:hint="eastAsia" w:eastAsia="宋体"/>
          <w:lang w:eastAsia="zh-CN"/>
        </w:rPr>
      </w:pPr>
      <w:r>
        <w:rPr>
          <w:rFonts w:hint="eastAsia"/>
        </w:rPr>
        <w:t>（2）亚米级光学卫星影像典型战术目标自动识别精度≥90%</w:t>
      </w:r>
      <w:r>
        <w:rPr>
          <w:rFonts w:hint="eastAsia"/>
          <w:lang w:eastAsia="zh-CN"/>
        </w:rPr>
        <w:t>。</w:t>
      </w:r>
      <w:commentRangeEnd w:id="6"/>
      <w:r>
        <w:commentReference w:id="6"/>
      </w:r>
    </w:p>
    <w:p w14:paraId="25FDFBA9">
      <w:pPr>
        <w:pStyle w:val="4"/>
        <w:spacing w:line="360" w:lineRule="auto"/>
      </w:pPr>
      <w:r>
        <w:rPr>
          <w:rFonts w:hint="eastAsia"/>
        </w:rPr>
        <w:t>情报产品生产</w:t>
      </w:r>
    </w:p>
    <w:p w14:paraId="1BAC490E">
      <w:pPr>
        <w:pStyle w:val="5"/>
        <w:spacing w:line="360" w:lineRule="auto"/>
        <w:ind w:firstLine="480"/>
      </w:pPr>
      <w:r>
        <w:rPr>
          <w:rFonts w:hint="eastAsia"/>
        </w:rPr>
        <w:t>功能指标</w:t>
      </w:r>
    </w:p>
    <w:p w14:paraId="3B7B5C94">
      <w:pPr>
        <w:spacing w:line="360" w:lineRule="auto"/>
        <w:ind w:firstLine="480"/>
      </w:pPr>
      <w:r>
        <w:rPr>
          <w:rFonts w:hint="eastAsia"/>
        </w:rPr>
        <w:t>（1）具备通用战场态势图生成功能；</w:t>
      </w:r>
    </w:p>
    <w:p w14:paraId="069B5FFA">
      <w:pPr>
        <w:spacing w:line="360" w:lineRule="auto"/>
        <w:ind w:firstLine="480"/>
      </w:pPr>
      <w:r>
        <w:rPr>
          <w:rFonts w:hint="eastAsia"/>
        </w:rPr>
        <w:t>（2）具备专题图生成功能；</w:t>
      </w:r>
    </w:p>
    <w:p w14:paraId="11BDB4DE">
      <w:pPr>
        <w:spacing w:line="360" w:lineRule="auto"/>
        <w:ind w:firstLine="480"/>
      </w:pPr>
      <w:r>
        <w:rPr>
          <w:rFonts w:hint="eastAsia"/>
        </w:rPr>
        <w:t>（3）情报产品包括实体目标标注和显示、敌我方位置等信息；</w:t>
      </w:r>
    </w:p>
    <w:p w14:paraId="35D06138">
      <w:pPr>
        <w:spacing w:line="360" w:lineRule="auto"/>
        <w:ind w:firstLine="480"/>
      </w:pPr>
      <w:r>
        <w:rPr>
          <w:rFonts w:hint="eastAsia"/>
        </w:rPr>
        <w:t>（4）具备情报产品修改、保存、导出功能；</w:t>
      </w:r>
    </w:p>
    <w:p w14:paraId="162E8081">
      <w:pPr>
        <w:spacing w:line="360" w:lineRule="auto"/>
        <w:ind w:firstLine="480"/>
      </w:pPr>
      <w:r>
        <w:rPr>
          <w:rFonts w:hint="eastAsia"/>
        </w:rPr>
        <w:t>（5）辅助生成打击目标清单；</w:t>
      </w:r>
    </w:p>
    <w:p w14:paraId="1104A291">
      <w:pPr>
        <w:spacing w:line="360" w:lineRule="auto"/>
        <w:ind w:firstLine="480"/>
      </w:pPr>
      <w:r>
        <w:rPr>
          <w:rFonts w:hint="eastAsia"/>
        </w:rPr>
        <w:t>（6）辅助生成战场态势综合分析报告。</w:t>
      </w:r>
    </w:p>
    <w:p w14:paraId="79DD5603">
      <w:pPr>
        <w:pStyle w:val="5"/>
        <w:spacing w:line="360" w:lineRule="auto"/>
        <w:ind w:firstLine="480"/>
      </w:pPr>
      <w:r>
        <w:rPr>
          <w:rFonts w:hint="eastAsia"/>
        </w:rPr>
        <w:t>性能指标</w:t>
      </w:r>
    </w:p>
    <w:p w14:paraId="3B3999EA">
      <w:pPr>
        <w:spacing w:line="360" w:lineRule="auto"/>
        <w:ind w:firstLine="480"/>
      </w:pPr>
      <w:r>
        <w:rPr>
          <w:rFonts w:hint="eastAsia"/>
        </w:rPr>
        <w:t>（1）通用战场态势图及专题图生成时间≤10秒；</w:t>
      </w:r>
    </w:p>
    <w:p w14:paraId="2BD28458">
      <w:pPr>
        <w:spacing w:line="360" w:lineRule="auto"/>
        <w:ind w:firstLine="480"/>
      </w:pPr>
      <w:r>
        <w:rPr>
          <w:rFonts w:hint="eastAsia"/>
        </w:rPr>
        <w:t>（2）战场态势综合分析报告自动生成时间≤15秒。</w:t>
      </w:r>
    </w:p>
    <w:p w14:paraId="462BF1BF">
      <w:pPr>
        <w:pStyle w:val="4"/>
        <w:spacing w:line="360" w:lineRule="auto"/>
      </w:pPr>
      <w:r>
        <w:rPr>
          <w:rFonts w:hint="eastAsia"/>
        </w:rPr>
        <w:t>情报产品分发</w:t>
      </w:r>
    </w:p>
    <w:bookmarkEnd w:id="1"/>
    <w:p w14:paraId="1EE5F4B2">
      <w:pPr>
        <w:pStyle w:val="5"/>
        <w:spacing w:line="360" w:lineRule="auto"/>
        <w:ind w:firstLine="480"/>
      </w:pPr>
      <w:r>
        <w:rPr>
          <w:rFonts w:hint="eastAsia"/>
        </w:rPr>
        <w:t>功能指标</w:t>
      </w:r>
    </w:p>
    <w:p w14:paraId="76E90F00">
      <w:pPr>
        <w:spacing w:line="360" w:lineRule="auto"/>
        <w:ind w:firstLine="480"/>
      </w:pPr>
      <w:r>
        <w:rPr>
          <w:rFonts w:hint="eastAsia"/>
        </w:rPr>
        <w:t>（1）具备情报产品订阅功能，支持用户管理订阅信息；</w:t>
      </w:r>
    </w:p>
    <w:p w14:paraId="65F177FF">
      <w:pPr>
        <w:spacing w:line="360" w:lineRule="auto"/>
        <w:ind w:firstLine="480"/>
      </w:pPr>
      <w:r>
        <w:rPr>
          <w:rFonts w:hint="eastAsia"/>
        </w:rPr>
        <w:t>（2）支持用户自定义情报产品订阅策略；</w:t>
      </w:r>
    </w:p>
    <w:p w14:paraId="7B955B5B">
      <w:pPr>
        <w:spacing w:line="360" w:lineRule="auto"/>
        <w:ind w:firstLine="480"/>
      </w:pPr>
      <w:r>
        <w:rPr>
          <w:rFonts w:hint="eastAsia"/>
        </w:rPr>
        <w:t>（3）支持多种订阅情报产品分发方式，包括按需分发、广播分发、手动分发等形式；</w:t>
      </w:r>
    </w:p>
    <w:p w14:paraId="2BDEBD94">
      <w:pPr>
        <w:spacing w:line="360" w:lineRule="auto"/>
        <w:ind w:firstLine="480"/>
      </w:pPr>
      <w:r>
        <w:rPr>
          <w:rFonts w:hint="eastAsia"/>
        </w:rPr>
        <w:t>（4）支持引接生产的情报产品，并完成情报产品存储；</w:t>
      </w:r>
    </w:p>
    <w:p w14:paraId="1B1B92A3">
      <w:pPr>
        <w:spacing w:line="360" w:lineRule="auto"/>
        <w:ind w:firstLine="480"/>
      </w:pPr>
      <w:r>
        <w:rPr>
          <w:rFonts w:hint="eastAsia"/>
        </w:rPr>
        <w:t>（5）支持情报产品查询功能，支持查询结果按需下载；</w:t>
      </w:r>
    </w:p>
    <w:p w14:paraId="0BD52FB7">
      <w:pPr>
        <w:spacing w:line="360" w:lineRule="auto"/>
        <w:ind w:firstLine="480"/>
      </w:pPr>
      <w:r>
        <w:rPr>
          <w:rFonts w:hint="eastAsia"/>
        </w:rPr>
        <w:t>（6）具备情报产品分发统计功能；</w:t>
      </w:r>
    </w:p>
    <w:p w14:paraId="0C943150">
      <w:pPr>
        <w:spacing w:line="360" w:lineRule="auto"/>
        <w:ind w:firstLine="480"/>
      </w:pPr>
      <w:r>
        <w:rPr>
          <w:rFonts w:hint="eastAsia"/>
        </w:rPr>
        <w:t>（7）支持产品分发日志功能。</w:t>
      </w:r>
    </w:p>
    <w:p w14:paraId="2C347586">
      <w:pPr>
        <w:pStyle w:val="5"/>
        <w:spacing w:line="360" w:lineRule="auto"/>
        <w:ind w:firstLine="480"/>
      </w:pPr>
      <w:r>
        <w:rPr>
          <w:rFonts w:hint="eastAsia"/>
        </w:rPr>
        <w:t>性能指标</w:t>
      </w:r>
    </w:p>
    <w:p w14:paraId="738D56A4">
      <w:pPr>
        <w:spacing w:line="360" w:lineRule="auto"/>
        <w:ind w:firstLine="480"/>
      </w:pPr>
      <w:r>
        <w:rPr>
          <w:rFonts w:hint="eastAsia"/>
        </w:rPr>
        <w:t>（1）支持情报传输形式≥3种，至少包括在线下载、接口回调、邮件发送等；</w:t>
      </w:r>
    </w:p>
    <w:p w14:paraId="1041BDED">
      <w:pPr>
        <w:spacing w:line="360" w:lineRule="auto"/>
        <w:ind w:firstLine="480"/>
      </w:pPr>
      <w:r>
        <w:rPr>
          <w:rFonts w:hint="eastAsia"/>
        </w:rPr>
        <w:t>（2）分发消息列表检索条件≥5种，至少包括目标、类别、区域、时间、位置等；</w:t>
      </w:r>
    </w:p>
    <w:p w14:paraId="451FF9C0">
      <w:pPr>
        <w:spacing w:line="360" w:lineRule="auto"/>
        <w:ind w:firstLine="480"/>
      </w:pPr>
      <w:r>
        <w:rPr>
          <w:rFonts w:hint="eastAsia"/>
        </w:rPr>
        <w:t>（3）情报产品查询响应时间≤5秒；</w:t>
      </w:r>
    </w:p>
    <w:p w14:paraId="76BD0D9E">
      <w:pPr>
        <w:spacing w:line="360" w:lineRule="auto"/>
        <w:ind w:firstLine="480"/>
      </w:pPr>
      <w:r>
        <w:rPr>
          <w:rFonts w:hint="eastAsia"/>
        </w:rPr>
        <w:t>（4）情报产品分发统计维度≥2种，至少包括存储数据量统计、资源下载次数统计等；</w:t>
      </w:r>
    </w:p>
    <w:p w14:paraId="4DC0628E">
      <w:pPr>
        <w:spacing w:line="360" w:lineRule="auto"/>
        <w:ind w:firstLine="480"/>
      </w:pPr>
      <w:r>
        <w:rPr>
          <w:rFonts w:hint="eastAsia"/>
        </w:rPr>
        <w:t>（5）产品分发日志查询响应时间≤5秒。</w:t>
      </w: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ㅤ" w:date="2026-07-06T15:37:25Z" w:initials="">
    <w:p w14:paraId="397E35ED">
      <w:pPr>
        <w:pStyle w:val="12"/>
        <w:rPr>
          <w:rFonts w:hint="default" w:eastAsia="宋体"/>
          <w:lang w:val="en-US" w:eastAsia="zh-CN"/>
        </w:rPr>
      </w:pPr>
      <w:r>
        <w:rPr>
          <w:rFonts w:hint="eastAsia"/>
          <w:lang w:val="en-US" w:eastAsia="zh-CN"/>
        </w:rPr>
        <w:t>应该只有三种遥感数据吧？</w:t>
      </w:r>
    </w:p>
  </w:comment>
  <w:comment w:id="1" w:author="ㅤ" w:date="2026-07-06T15:34:40Z" w:initials="">
    <w:p w14:paraId="3AA73707">
      <w:pPr>
        <w:pStyle w:val="12"/>
        <w:rPr>
          <w:rFonts w:hint="default" w:eastAsia="宋体"/>
          <w:lang w:val="en-US" w:eastAsia="zh-CN"/>
        </w:rPr>
      </w:pPr>
      <w:r>
        <w:rPr>
          <w:rFonts w:hint="eastAsia"/>
          <w:lang w:val="en-US" w:eastAsia="zh-CN"/>
        </w:rPr>
        <w:t>需要修改成单模态的？</w:t>
      </w:r>
    </w:p>
  </w:comment>
  <w:comment w:id="2" w:author="ㅤ" w:date="2026-07-06T15:27:41Z" w:initials="">
    <w:p w14:paraId="5193B980">
      <w:pPr>
        <w:pStyle w:val="12"/>
        <w:rPr>
          <w:rFonts w:hint="default" w:eastAsia="宋体"/>
          <w:lang w:val="en-US" w:eastAsia="zh-CN"/>
        </w:rPr>
      </w:pPr>
      <w:r>
        <w:rPr>
          <w:rFonts w:hint="eastAsia"/>
          <w:lang w:val="en-US" w:eastAsia="zh-CN"/>
        </w:rPr>
        <w:t>5秒可以吗？</w:t>
      </w:r>
    </w:p>
  </w:comment>
  <w:comment w:id="3" w:author="ㅤ" w:date="2026-07-06T15:42:21Z" w:initials="">
    <w:p w14:paraId="2507F5FB">
      <w:pPr>
        <w:pStyle w:val="12"/>
        <w:rPr>
          <w:rFonts w:hint="default" w:eastAsia="宋体"/>
          <w:lang w:val="en-US" w:eastAsia="zh-CN"/>
        </w:rPr>
      </w:pPr>
      <w:r>
        <w:rPr>
          <w:rFonts w:hint="eastAsia"/>
          <w:lang w:val="en-US" w:eastAsia="zh-CN"/>
        </w:rPr>
        <w:t>和装备目标库不一样是否去掉？</w:t>
      </w:r>
    </w:p>
    <w:p w14:paraId="6714C64D">
      <w:pPr>
        <w:pStyle w:val="12"/>
      </w:pPr>
    </w:p>
  </w:comment>
  <w:comment w:id="4" w:author="ㅤ" w:date="2026-07-06T15:41:39Z" w:initials="">
    <w:p w14:paraId="3FCD5DA8">
      <w:pPr>
        <w:pStyle w:val="12"/>
        <w:rPr>
          <w:rFonts w:hint="default" w:eastAsia="宋体"/>
          <w:lang w:val="en-US" w:eastAsia="zh-CN"/>
        </w:rPr>
      </w:pPr>
      <w:r>
        <w:rPr>
          <w:rFonts w:hint="eastAsia"/>
          <w:lang w:val="en-US" w:eastAsia="zh-CN"/>
        </w:rPr>
        <w:t>和装备目标库不一样是否去掉？</w:t>
      </w:r>
    </w:p>
  </w:comment>
  <w:comment w:id="5" w:author="ㅤ" w:date="2026-07-06T15:48:47Z" w:initials="">
    <w:p w14:paraId="2316091C">
      <w:pPr>
        <w:pStyle w:val="12"/>
        <w:ind w:left="0" w:leftChars="0" w:firstLine="0" w:firstLineChars="0"/>
        <w:rPr>
          <w:rFonts w:hint="default" w:eastAsia="宋体"/>
          <w:lang w:val="en-US" w:eastAsia="zh-CN"/>
        </w:rPr>
      </w:pPr>
      <w:r>
        <w:rPr>
          <w:rFonts w:hint="eastAsia"/>
          <w:lang w:val="en-US" w:eastAsia="zh-CN"/>
        </w:rPr>
        <w:t>怎样表达？</w:t>
      </w:r>
    </w:p>
  </w:comment>
  <w:comment w:id="6" w:author="ㅤ" w:date="2026-07-06T15:49:29Z" w:initials="">
    <w:p w14:paraId="564D27B3">
      <w:pPr>
        <w:pStyle w:val="12"/>
        <w:rPr>
          <w:rFonts w:hint="default" w:eastAsia="宋体"/>
          <w:lang w:val="en-US" w:eastAsia="zh-CN"/>
        </w:rPr>
      </w:pPr>
      <w:r>
        <w:rPr>
          <w:rFonts w:hint="eastAsia"/>
          <w:lang w:val="en-US" w:eastAsia="zh-CN"/>
        </w:rPr>
        <w:t>怎么界定？验收怎么验证？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7E35ED" w15:done="0"/>
  <w15:commentEx w15:paraId="3AA73707" w15:done="0"/>
  <w15:commentEx w15:paraId="5193B980" w15:done="0"/>
  <w15:commentEx w15:paraId="6714C64D" w15:done="0"/>
  <w15:commentEx w15:paraId="3FCD5DA8" w15:done="0"/>
  <w15:commentEx w15:paraId="2316091C" w15:done="0"/>
  <w15:commentEx w15:paraId="564D27B3" w15:done="0"/>
</w15:commentsEx>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F974">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364A">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E4A20">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B73F0">
    <w:pPr>
      <w:pStyle w:val="1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477AF">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E06AF">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F116B9"/>
    <w:multiLevelType w:val="multilevel"/>
    <w:tmpl w:val="10F116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0675D4"/>
    <w:multiLevelType w:val="multilevel"/>
    <w:tmpl w:val="1B0675D4"/>
    <w:lvl w:ilvl="0" w:tentative="0">
      <w:start w:val="1"/>
      <w:numFmt w:val="decimal"/>
      <w:pStyle w:val="2"/>
      <w:suff w:val="space"/>
      <w:lvlText w:val="%1 "/>
      <w:lvlJc w:val="left"/>
      <w:pPr>
        <w:ind w:left="0" w:firstLine="0"/>
      </w:pPr>
      <w:rPr>
        <w:rFonts w:hint="eastAsia"/>
      </w:rPr>
    </w:lvl>
    <w:lvl w:ilvl="1" w:tentative="0">
      <w:start w:val="1"/>
      <w:numFmt w:val="decimal"/>
      <w:pStyle w:val="4"/>
      <w:suff w:val="space"/>
      <w:lvlText w:val="%1.%2 "/>
      <w:lvlJc w:val="left"/>
      <w:pPr>
        <w:ind w:left="0" w:firstLine="0"/>
      </w:pPr>
      <w:rPr>
        <w:rFonts w:hint="default" w:ascii="Times New Roman" w:hAnsi="Times New Roman" w:cs="Times New Roman"/>
      </w:rPr>
    </w:lvl>
    <w:lvl w:ilvl="2" w:tentative="0">
      <w:start w:val="1"/>
      <w:numFmt w:val="decimal"/>
      <w:pStyle w:val="5"/>
      <w:suff w:val="space"/>
      <w:lvlText w:val="%1.%2.%3 "/>
      <w:lvlJc w:val="left"/>
      <w:pPr>
        <w:ind w:left="0" w:firstLine="0"/>
      </w:pPr>
      <w:rPr>
        <w:rFonts w:hint="eastAsia"/>
      </w:rPr>
    </w:lvl>
    <w:lvl w:ilvl="3" w:tentative="0">
      <w:start w:val="1"/>
      <w:numFmt w:val="decimal"/>
      <w:pStyle w:val="6"/>
      <w:suff w:val="space"/>
      <w:lvlText w:val="%1.%2.%3.%4 "/>
      <w:lvlJc w:val="left"/>
      <w:pPr>
        <w:ind w:left="0" w:firstLine="0"/>
      </w:pPr>
      <w:rPr>
        <w:rFonts w:hint="eastAsia"/>
      </w:rPr>
    </w:lvl>
    <w:lvl w:ilvl="4" w:tentative="0">
      <w:start w:val="1"/>
      <w:numFmt w:val="decimal"/>
      <w:pStyle w:val="7"/>
      <w:suff w:val="space"/>
      <w:lvlText w:val="%1.%2.%3.%4.%5 "/>
      <w:lvlJc w:val="left"/>
      <w:pPr>
        <w:ind w:left="0" w:firstLine="0"/>
      </w:pPr>
      <w:rPr>
        <w:rFonts w:hint="eastAsia"/>
      </w:rPr>
    </w:lvl>
    <w:lvl w:ilvl="5" w:tentative="0">
      <w:start w:val="1"/>
      <w:numFmt w:val="decimal"/>
      <w:pStyle w:val="8"/>
      <w:suff w:val="space"/>
      <w:lvlText w:val="%1.%2.%3.%4.%5.%6 "/>
      <w:lvlJc w:val="left"/>
      <w:pPr>
        <w:ind w:left="0" w:firstLine="0"/>
      </w:pPr>
      <w:rPr>
        <w:rFonts w:hint="eastAsia"/>
      </w:rPr>
    </w:lvl>
    <w:lvl w:ilvl="6" w:tentative="0">
      <w:start w:val="1"/>
      <w:numFmt w:val="decimal"/>
      <w:pStyle w:val="9"/>
      <w:suff w:val="space"/>
      <w:lvlText w:val="%1.%2.%3.%4.%5.%6.%7"/>
      <w:lvlJc w:val="left"/>
      <w:pPr>
        <w:ind w:left="0" w:firstLine="0"/>
      </w:pPr>
      <w:rPr>
        <w:rFonts w:hint="eastAsia"/>
      </w:rPr>
    </w:lvl>
    <w:lvl w:ilvl="7" w:tentative="0">
      <w:start w:val="1"/>
      <w:numFmt w:val="lowerLetter"/>
      <w:pStyle w:val="10"/>
      <w:lvlText w:val="%8)"/>
      <w:lvlJc w:val="left"/>
      <w:pPr>
        <w:tabs>
          <w:tab w:val="left" w:pos="1440"/>
        </w:tabs>
        <w:ind w:left="1440" w:hanging="1440"/>
      </w:pPr>
      <w:rPr>
        <w:rFonts w:hint="eastAsia"/>
      </w:rPr>
    </w:lvl>
    <w:lvl w:ilvl="8" w:tentative="0">
      <w:start w:val="1"/>
      <w:numFmt w:val="decimal"/>
      <w:pStyle w:val="11"/>
      <w:lvlText w:val="%9)"/>
      <w:lvlJc w:val="left"/>
      <w:pPr>
        <w:tabs>
          <w:tab w:val="left" w:pos="1584"/>
        </w:tabs>
        <w:ind w:left="1584" w:hanging="1584"/>
      </w:pPr>
      <w:rPr>
        <w:rFonts w:hint="eastAsia"/>
      </w:rPr>
    </w:lvl>
  </w:abstractNum>
  <w:abstractNum w:abstractNumId="2">
    <w:nsid w:val="28DA66D4"/>
    <w:multiLevelType w:val="multilevel"/>
    <w:tmpl w:val="28DA66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9392164"/>
    <w:multiLevelType w:val="multilevel"/>
    <w:tmpl w:val="59392164"/>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0"/>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旭琛 詹">
    <w15:presenceInfo w15:providerId="Windows Live" w15:userId="a549e29216dd8382"/>
  </w15:person>
  <w15:person w15:author="ㅤ">
    <w15:presenceInfo w15:providerId="WPS Office" w15:userId="11872800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511"/>
    <w:rsid w:val="00016904"/>
    <w:rsid w:val="00114C24"/>
    <w:rsid w:val="00147359"/>
    <w:rsid w:val="0015390D"/>
    <w:rsid w:val="00165E6E"/>
    <w:rsid w:val="00186950"/>
    <w:rsid w:val="001967AC"/>
    <w:rsid w:val="001C715E"/>
    <w:rsid w:val="00211C2C"/>
    <w:rsid w:val="002566FB"/>
    <w:rsid w:val="00272511"/>
    <w:rsid w:val="002F7C5F"/>
    <w:rsid w:val="00302606"/>
    <w:rsid w:val="00333BBE"/>
    <w:rsid w:val="00397575"/>
    <w:rsid w:val="003975AC"/>
    <w:rsid w:val="003D2697"/>
    <w:rsid w:val="003E11E4"/>
    <w:rsid w:val="004643D1"/>
    <w:rsid w:val="004A0842"/>
    <w:rsid w:val="005056A8"/>
    <w:rsid w:val="00593054"/>
    <w:rsid w:val="00645559"/>
    <w:rsid w:val="00664599"/>
    <w:rsid w:val="00690D1C"/>
    <w:rsid w:val="006A42BA"/>
    <w:rsid w:val="006A7F96"/>
    <w:rsid w:val="006B6F63"/>
    <w:rsid w:val="0072791D"/>
    <w:rsid w:val="0073049D"/>
    <w:rsid w:val="008452C9"/>
    <w:rsid w:val="0088434A"/>
    <w:rsid w:val="00890C2F"/>
    <w:rsid w:val="00957CD6"/>
    <w:rsid w:val="00981EAF"/>
    <w:rsid w:val="009839D1"/>
    <w:rsid w:val="009A3AA9"/>
    <w:rsid w:val="009C55AD"/>
    <w:rsid w:val="009E719E"/>
    <w:rsid w:val="00A62C26"/>
    <w:rsid w:val="00A90D89"/>
    <w:rsid w:val="00AA3F5A"/>
    <w:rsid w:val="00B04269"/>
    <w:rsid w:val="00B7302C"/>
    <w:rsid w:val="00B912D0"/>
    <w:rsid w:val="00BE111E"/>
    <w:rsid w:val="00C14B2A"/>
    <w:rsid w:val="00CA0B58"/>
    <w:rsid w:val="00CE1A8F"/>
    <w:rsid w:val="00D66727"/>
    <w:rsid w:val="00D74A9A"/>
    <w:rsid w:val="00E919A5"/>
    <w:rsid w:val="00EB081F"/>
    <w:rsid w:val="00EB3793"/>
    <w:rsid w:val="00EB5211"/>
    <w:rsid w:val="00F15DFB"/>
    <w:rsid w:val="00F21BD1"/>
    <w:rsid w:val="01CE57B8"/>
    <w:rsid w:val="01D60B10"/>
    <w:rsid w:val="01D86637"/>
    <w:rsid w:val="01F0556D"/>
    <w:rsid w:val="02223D56"/>
    <w:rsid w:val="03303FE2"/>
    <w:rsid w:val="03BE360A"/>
    <w:rsid w:val="04041965"/>
    <w:rsid w:val="04876471"/>
    <w:rsid w:val="04C410F4"/>
    <w:rsid w:val="04ED6A6C"/>
    <w:rsid w:val="04F35535"/>
    <w:rsid w:val="052D4EEB"/>
    <w:rsid w:val="05740424"/>
    <w:rsid w:val="05A86320"/>
    <w:rsid w:val="06110369"/>
    <w:rsid w:val="067024B5"/>
    <w:rsid w:val="06B001BC"/>
    <w:rsid w:val="0797664C"/>
    <w:rsid w:val="07ED44BE"/>
    <w:rsid w:val="09D122E9"/>
    <w:rsid w:val="0A157CFC"/>
    <w:rsid w:val="0A481E7F"/>
    <w:rsid w:val="0A6B2D01"/>
    <w:rsid w:val="0ACE05D7"/>
    <w:rsid w:val="0B6158EF"/>
    <w:rsid w:val="0BAB6B6A"/>
    <w:rsid w:val="0BB35A1E"/>
    <w:rsid w:val="0BE61950"/>
    <w:rsid w:val="0BF422BF"/>
    <w:rsid w:val="0C0B585A"/>
    <w:rsid w:val="0C4F5747"/>
    <w:rsid w:val="0C807FF6"/>
    <w:rsid w:val="0CD36378"/>
    <w:rsid w:val="0D330BC5"/>
    <w:rsid w:val="0D570D57"/>
    <w:rsid w:val="0EAD24FD"/>
    <w:rsid w:val="0F542271"/>
    <w:rsid w:val="0F9811B3"/>
    <w:rsid w:val="103435D2"/>
    <w:rsid w:val="1092654A"/>
    <w:rsid w:val="112278CE"/>
    <w:rsid w:val="117D2D56"/>
    <w:rsid w:val="1197702A"/>
    <w:rsid w:val="11AC7198"/>
    <w:rsid w:val="11D81329"/>
    <w:rsid w:val="11F56D91"/>
    <w:rsid w:val="12A10CC7"/>
    <w:rsid w:val="133B693D"/>
    <w:rsid w:val="135A334F"/>
    <w:rsid w:val="13675A6C"/>
    <w:rsid w:val="13785584"/>
    <w:rsid w:val="13E7095B"/>
    <w:rsid w:val="14270D58"/>
    <w:rsid w:val="143A0A8B"/>
    <w:rsid w:val="150D7DBC"/>
    <w:rsid w:val="155E2428"/>
    <w:rsid w:val="160A4B9D"/>
    <w:rsid w:val="16A30B85"/>
    <w:rsid w:val="18956BD8"/>
    <w:rsid w:val="18AC35C1"/>
    <w:rsid w:val="18AD3F21"/>
    <w:rsid w:val="18E524E5"/>
    <w:rsid w:val="19630A84"/>
    <w:rsid w:val="19742C91"/>
    <w:rsid w:val="1A051B3B"/>
    <w:rsid w:val="1A141D7E"/>
    <w:rsid w:val="1A1E3FD1"/>
    <w:rsid w:val="1A9A6727"/>
    <w:rsid w:val="1AC94917"/>
    <w:rsid w:val="1AE16479"/>
    <w:rsid w:val="1AFD0A64"/>
    <w:rsid w:val="1B1A33C4"/>
    <w:rsid w:val="1BA50EE0"/>
    <w:rsid w:val="1BAF7FB0"/>
    <w:rsid w:val="1BCD48DA"/>
    <w:rsid w:val="1BE539D2"/>
    <w:rsid w:val="1BFB31F6"/>
    <w:rsid w:val="1C5205E0"/>
    <w:rsid w:val="1CAE2016"/>
    <w:rsid w:val="1CE26164"/>
    <w:rsid w:val="1D6B43AB"/>
    <w:rsid w:val="1D6E79F7"/>
    <w:rsid w:val="1E037220"/>
    <w:rsid w:val="1E563A17"/>
    <w:rsid w:val="1F1840BF"/>
    <w:rsid w:val="1FC17AE4"/>
    <w:rsid w:val="1FEA0231"/>
    <w:rsid w:val="220426D8"/>
    <w:rsid w:val="23337719"/>
    <w:rsid w:val="23C0612C"/>
    <w:rsid w:val="23C439A8"/>
    <w:rsid w:val="24194B61"/>
    <w:rsid w:val="24E0567E"/>
    <w:rsid w:val="25155B6B"/>
    <w:rsid w:val="2547086F"/>
    <w:rsid w:val="254C002B"/>
    <w:rsid w:val="25FF1B34"/>
    <w:rsid w:val="263E265D"/>
    <w:rsid w:val="265A320F"/>
    <w:rsid w:val="26B446CD"/>
    <w:rsid w:val="270136FB"/>
    <w:rsid w:val="27094A96"/>
    <w:rsid w:val="270D202F"/>
    <w:rsid w:val="273852FE"/>
    <w:rsid w:val="276C144B"/>
    <w:rsid w:val="27C34D41"/>
    <w:rsid w:val="27E45022"/>
    <w:rsid w:val="29015BC3"/>
    <w:rsid w:val="2907142C"/>
    <w:rsid w:val="29115A63"/>
    <w:rsid w:val="293A257A"/>
    <w:rsid w:val="293A7120"/>
    <w:rsid w:val="297A7E50"/>
    <w:rsid w:val="29D97BCC"/>
    <w:rsid w:val="2A0C4820"/>
    <w:rsid w:val="2A834001"/>
    <w:rsid w:val="2AA438A0"/>
    <w:rsid w:val="2B0A0D5F"/>
    <w:rsid w:val="2B5E3664"/>
    <w:rsid w:val="2BF33EE9"/>
    <w:rsid w:val="2C363DD6"/>
    <w:rsid w:val="2C954FA0"/>
    <w:rsid w:val="2D1D7D25"/>
    <w:rsid w:val="2D3F2A7E"/>
    <w:rsid w:val="2D7050C6"/>
    <w:rsid w:val="2DCC49F2"/>
    <w:rsid w:val="2DF8673C"/>
    <w:rsid w:val="2EC658E5"/>
    <w:rsid w:val="2EE63891"/>
    <w:rsid w:val="306C7DC6"/>
    <w:rsid w:val="30801AC4"/>
    <w:rsid w:val="30E22D0A"/>
    <w:rsid w:val="3129115E"/>
    <w:rsid w:val="313C48D6"/>
    <w:rsid w:val="31C679AA"/>
    <w:rsid w:val="32432DA9"/>
    <w:rsid w:val="341D61C9"/>
    <w:rsid w:val="343E7A0C"/>
    <w:rsid w:val="34C5219B"/>
    <w:rsid w:val="34E16FD5"/>
    <w:rsid w:val="34FC3B28"/>
    <w:rsid w:val="350031D3"/>
    <w:rsid w:val="35411821"/>
    <w:rsid w:val="35B04BF9"/>
    <w:rsid w:val="35BF4E3C"/>
    <w:rsid w:val="35D5640E"/>
    <w:rsid w:val="36564873"/>
    <w:rsid w:val="36CE349E"/>
    <w:rsid w:val="36EF52AD"/>
    <w:rsid w:val="37643EED"/>
    <w:rsid w:val="37FE39FA"/>
    <w:rsid w:val="388C54A5"/>
    <w:rsid w:val="38F93C6A"/>
    <w:rsid w:val="392A1782"/>
    <w:rsid w:val="39E15381"/>
    <w:rsid w:val="3A1F7D10"/>
    <w:rsid w:val="3AEE244B"/>
    <w:rsid w:val="3B1A3241"/>
    <w:rsid w:val="3B1D063B"/>
    <w:rsid w:val="3B4756B8"/>
    <w:rsid w:val="3BB86AE5"/>
    <w:rsid w:val="3BD353C9"/>
    <w:rsid w:val="3D7F55DD"/>
    <w:rsid w:val="3E3068D7"/>
    <w:rsid w:val="3EA37089"/>
    <w:rsid w:val="3F1461F9"/>
    <w:rsid w:val="3F5C54AA"/>
    <w:rsid w:val="3F7D3D9E"/>
    <w:rsid w:val="410302D3"/>
    <w:rsid w:val="41401527"/>
    <w:rsid w:val="414A2F2A"/>
    <w:rsid w:val="4156389E"/>
    <w:rsid w:val="41792343"/>
    <w:rsid w:val="419378A9"/>
    <w:rsid w:val="42051837"/>
    <w:rsid w:val="42114C71"/>
    <w:rsid w:val="422260EB"/>
    <w:rsid w:val="4235270E"/>
    <w:rsid w:val="42C57F36"/>
    <w:rsid w:val="42C83582"/>
    <w:rsid w:val="440B6DC4"/>
    <w:rsid w:val="44290E50"/>
    <w:rsid w:val="44A75419"/>
    <w:rsid w:val="44E126D9"/>
    <w:rsid w:val="4521341D"/>
    <w:rsid w:val="452E1592"/>
    <w:rsid w:val="454F1D39"/>
    <w:rsid w:val="461940F5"/>
    <w:rsid w:val="467F21AA"/>
    <w:rsid w:val="47280A93"/>
    <w:rsid w:val="47B24BA1"/>
    <w:rsid w:val="47DA5DFB"/>
    <w:rsid w:val="47FE17F4"/>
    <w:rsid w:val="48197D55"/>
    <w:rsid w:val="484A2C8B"/>
    <w:rsid w:val="48B3438D"/>
    <w:rsid w:val="49107DA3"/>
    <w:rsid w:val="49926698"/>
    <w:rsid w:val="4A121587"/>
    <w:rsid w:val="4A14418F"/>
    <w:rsid w:val="4A5C2819"/>
    <w:rsid w:val="4A944618"/>
    <w:rsid w:val="4B4A6E46"/>
    <w:rsid w:val="4BE60AD8"/>
    <w:rsid w:val="4C0D46FC"/>
    <w:rsid w:val="4C87625C"/>
    <w:rsid w:val="4D7A7B6F"/>
    <w:rsid w:val="4E036B88"/>
    <w:rsid w:val="4E636E93"/>
    <w:rsid w:val="4EA4254F"/>
    <w:rsid w:val="4EA96D26"/>
    <w:rsid w:val="4EAC01FC"/>
    <w:rsid w:val="4EB33338"/>
    <w:rsid w:val="4EEC23A6"/>
    <w:rsid w:val="4F596105"/>
    <w:rsid w:val="502C05F2"/>
    <w:rsid w:val="50941B18"/>
    <w:rsid w:val="51644DBE"/>
    <w:rsid w:val="51B20896"/>
    <w:rsid w:val="52045C59"/>
    <w:rsid w:val="524A3FB4"/>
    <w:rsid w:val="529E1580"/>
    <w:rsid w:val="53083527"/>
    <w:rsid w:val="534C3D5B"/>
    <w:rsid w:val="53607807"/>
    <w:rsid w:val="538452A3"/>
    <w:rsid w:val="53C20FE9"/>
    <w:rsid w:val="54014B46"/>
    <w:rsid w:val="547C5F7A"/>
    <w:rsid w:val="54D2203E"/>
    <w:rsid w:val="554D3BCD"/>
    <w:rsid w:val="55630EE8"/>
    <w:rsid w:val="561A5A4B"/>
    <w:rsid w:val="56586573"/>
    <w:rsid w:val="567D2FDC"/>
    <w:rsid w:val="574B60D8"/>
    <w:rsid w:val="57FC28D9"/>
    <w:rsid w:val="587C0C3F"/>
    <w:rsid w:val="589F0489"/>
    <w:rsid w:val="58A61818"/>
    <w:rsid w:val="58DF4D2A"/>
    <w:rsid w:val="58E467E4"/>
    <w:rsid w:val="59D07752"/>
    <w:rsid w:val="5A2E41BB"/>
    <w:rsid w:val="5A445069"/>
    <w:rsid w:val="5A44753A"/>
    <w:rsid w:val="5A4B234E"/>
    <w:rsid w:val="5A6F20DD"/>
    <w:rsid w:val="5B150ED7"/>
    <w:rsid w:val="5BB24978"/>
    <w:rsid w:val="5BB44B73"/>
    <w:rsid w:val="5BB57FC4"/>
    <w:rsid w:val="5BFE049B"/>
    <w:rsid w:val="5C1318BA"/>
    <w:rsid w:val="5C2F421A"/>
    <w:rsid w:val="5C3D2493"/>
    <w:rsid w:val="5C6A1A15"/>
    <w:rsid w:val="5CCB5CF1"/>
    <w:rsid w:val="5D746389"/>
    <w:rsid w:val="5D8440F2"/>
    <w:rsid w:val="5E5B12F6"/>
    <w:rsid w:val="5E745F14"/>
    <w:rsid w:val="5E756753"/>
    <w:rsid w:val="5ECA1FD8"/>
    <w:rsid w:val="5F4E6765"/>
    <w:rsid w:val="5FCB7B2A"/>
    <w:rsid w:val="611930CB"/>
    <w:rsid w:val="618446C0"/>
    <w:rsid w:val="61AF3E33"/>
    <w:rsid w:val="630930CF"/>
    <w:rsid w:val="633778C5"/>
    <w:rsid w:val="63534C92"/>
    <w:rsid w:val="63B75221"/>
    <w:rsid w:val="642339BA"/>
    <w:rsid w:val="64412D3D"/>
    <w:rsid w:val="64DF4A2F"/>
    <w:rsid w:val="655A40B6"/>
    <w:rsid w:val="65960E66"/>
    <w:rsid w:val="65F242EE"/>
    <w:rsid w:val="660B3602"/>
    <w:rsid w:val="66F31F24"/>
    <w:rsid w:val="68A20995"/>
    <w:rsid w:val="68D777CC"/>
    <w:rsid w:val="69026F3E"/>
    <w:rsid w:val="69027AC6"/>
    <w:rsid w:val="690305C1"/>
    <w:rsid w:val="69603C65"/>
    <w:rsid w:val="69B33D95"/>
    <w:rsid w:val="69FC1BE0"/>
    <w:rsid w:val="6A70612A"/>
    <w:rsid w:val="6BAF67DE"/>
    <w:rsid w:val="6BCC55E2"/>
    <w:rsid w:val="6C327B3B"/>
    <w:rsid w:val="6C3D64DF"/>
    <w:rsid w:val="6CD51C4C"/>
    <w:rsid w:val="6D0019E7"/>
    <w:rsid w:val="6EAE7221"/>
    <w:rsid w:val="6F0B4673"/>
    <w:rsid w:val="6F7915DC"/>
    <w:rsid w:val="6FD902CD"/>
    <w:rsid w:val="702D2353"/>
    <w:rsid w:val="70620869"/>
    <w:rsid w:val="70B4251D"/>
    <w:rsid w:val="71285068"/>
    <w:rsid w:val="724C4D86"/>
    <w:rsid w:val="72880351"/>
    <w:rsid w:val="72A44BC2"/>
    <w:rsid w:val="73171F56"/>
    <w:rsid w:val="737427E7"/>
    <w:rsid w:val="743C0E2B"/>
    <w:rsid w:val="7496678D"/>
    <w:rsid w:val="74A75EF1"/>
    <w:rsid w:val="753A180E"/>
    <w:rsid w:val="758B1098"/>
    <w:rsid w:val="758D5DE2"/>
    <w:rsid w:val="767B6956"/>
    <w:rsid w:val="76A07D97"/>
    <w:rsid w:val="77203DD2"/>
    <w:rsid w:val="772575F0"/>
    <w:rsid w:val="773109EF"/>
    <w:rsid w:val="77605BF1"/>
    <w:rsid w:val="778F24A3"/>
    <w:rsid w:val="77D25D2E"/>
    <w:rsid w:val="78B226BD"/>
    <w:rsid w:val="79975481"/>
    <w:rsid w:val="7A0F14BB"/>
    <w:rsid w:val="7A9279F6"/>
    <w:rsid w:val="7AEB1945"/>
    <w:rsid w:val="7C0641F8"/>
    <w:rsid w:val="7C5C561D"/>
    <w:rsid w:val="7CDB7433"/>
    <w:rsid w:val="7DDA1987"/>
    <w:rsid w:val="7E194CEF"/>
    <w:rsid w:val="7E221091"/>
    <w:rsid w:val="7E461DF8"/>
    <w:rsid w:val="7E663674"/>
    <w:rsid w:val="7F484B27"/>
    <w:rsid w:val="7F4B53D0"/>
    <w:rsid w:val="7F7BE0E7"/>
    <w:rsid w:val="7F9F508F"/>
    <w:rsid w:val="7FEA73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3"/>
    <w:link w:val="23"/>
    <w:qFormat/>
    <w:uiPriority w:val="0"/>
    <w:pPr>
      <w:numPr>
        <w:ilvl w:val="0"/>
        <w:numId w:val="1"/>
      </w:numPr>
      <w:adjustRightInd w:val="0"/>
      <w:snapToGrid w:val="0"/>
      <w:spacing w:before="120" w:after="120" w:line="300" w:lineRule="auto"/>
      <w:ind w:firstLineChars="0"/>
      <w:textAlignment w:val="baseline"/>
      <w:outlineLvl w:val="0"/>
    </w:pPr>
    <w:rPr>
      <w:rFonts w:eastAsia="黑体" w:cs="Times New Roman"/>
      <w:kern w:val="0"/>
      <w:szCs w:val="20"/>
    </w:rPr>
  </w:style>
  <w:style w:type="paragraph" w:styleId="4">
    <w:name w:val="heading 2"/>
    <w:basedOn w:val="1"/>
    <w:next w:val="3"/>
    <w:link w:val="24"/>
    <w:qFormat/>
    <w:uiPriority w:val="0"/>
    <w:pPr>
      <w:numPr>
        <w:ilvl w:val="1"/>
        <w:numId w:val="1"/>
      </w:numPr>
      <w:snapToGrid w:val="0"/>
      <w:spacing w:line="300" w:lineRule="auto"/>
      <w:ind w:firstLineChars="0"/>
      <w:outlineLvl w:val="1"/>
    </w:pPr>
    <w:rPr>
      <w:rFonts w:eastAsia="黑体" w:cs="Times New Roman"/>
      <w:szCs w:val="32"/>
    </w:rPr>
  </w:style>
  <w:style w:type="paragraph" w:styleId="5">
    <w:name w:val="heading 3"/>
    <w:basedOn w:val="1"/>
    <w:next w:val="3"/>
    <w:link w:val="25"/>
    <w:qFormat/>
    <w:uiPriority w:val="0"/>
    <w:pPr>
      <w:numPr>
        <w:ilvl w:val="2"/>
        <w:numId w:val="1"/>
      </w:numPr>
      <w:snapToGrid w:val="0"/>
      <w:spacing w:line="300" w:lineRule="auto"/>
      <w:outlineLvl w:val="2"/>
    </w:pPr>
    <w:rPr>
      <w:rFonts w:eastAsia="黑体" w:cs="Times New Roman"/>
      <w:bCs/>
      <w:szCs w:val="32"/>
    </w:rPr>
  </w:style>
  <w:style w:type="paragraph" w:styleId="6">
    <w:name w:val="heading 4"/>
    <w:basedOn w:val="1"/>
    <w:next w:val="3"/>
    <w:link w:val="26"/>
    <w:qFormat/>
    <w:uiPriority w:val="0"/>
    <w:pPr>
      <w:numPr>
        <w:ilvl w:val="3"/>
        <w:numId w:val="1"/>
      </w:numPr>
      <w:tabs>
        <w:tab w:val="left" w:pos="1080"/>
      </w:tabs>
      <w:snapToGrid w:val="0"/>
      <w:spacing w:line="300" w:lineRule="auto"/>
      <w:jc w:val="left"/>
      <w:outlineLvl w:val="3"/>
    </w:pPr>
    <w:rPr>
      <w:rFonts w:cs="Times New Roman"/>
      <w:bCs/>
      <w:szCs w:val="24"/>
    </w:rPr>
  </w:style>
  <w:style w:type="paragraph" w:styleId="7">
    <w:name w:val="heading 5"/>
    <w:basedOn w:val="1"/>
    <w:next w:val="3"/>
    <w:link w:val="27"/>
    <w:qFormat/>
    <w:uiPriority w:val="0"/>
    <w:pPr>
      <w:numPr>
        <w:ilvl w:val="4"/>
        <w:numId w:val="1"/>
      </w:numPr>
      <w:tabs>
        <w:tab w:val="left" w:pos="1440"/>
      </w:tabs>
      <w:snapToGrid w:val="0"/>
      <w:spacing w:line="300" w:lineRule="auto"/>
      <w:jc w:val="left"/>
      <w:outlineLvl w:val="4"/>
    </w:pPr>
    <w:rPr>
      <w:rFonts w:cs="Times New Roman"/>
      <w:bCs/>
      <w:szCs w:val="24"/>
    </w:rPr>
  </w:style>
  <w:style w:type="paragraph" w:styleId="8">
    <w:name w:val="heading 6"/>
    <w:basedOn w:val="1"/>
    <w:next w:val="3"/>
    <w:link w:val="28"/>
    <w:qFormat/>
    <w:uiPriority w:val="0"/>
    <w:pPr>
      <w:numPr>
        <w:ilvl w:val="5"/>
        <w:numId w:val="1"/>
      </w:numPr>
      <w:snapToGrid w:val="0"/>
      <w:spacing w:line="300" w:lineRule="auto"/>
      <w:jc w:val="left"/>
      <w:outlineLvl w:val="5"/>
    </w:pPr>
    <w:rPr>
      <w:rFonts w:cs="Times New Roman"/>
      <w:bCs/>
      <w:szCs w:val="24"/>
    </w:rPr>
  </w:style>
  <w:style w:type="paragraph" w:styleId="9">
    <w:name w:val="heading 7"/>
    <w:basedOn w:val="1"/>
    <w:next w:val="1"/>
    <w:link w:val="29"/>
    <w:unhideWhenUsed/>
    <w:qFormat/>
    <w:uiPriority w:val="9"/>
    <w:pPr>
      <w:numPr>
        <w:ilvl w:val="6"/>
        <w:numId w:val="1"/>
      </w:numPr>
      <w:snapToGrid w:val="0"/>
      <w:spacing w:line="300" w:lineRule="auto"/>
      <w:jc w:val="left"/>
      <w:outlineLvl w:val="6"/>
    </w:pPr>
    <w:rPr>
      <w:rFonts w:cs="Times New Roman"/>
      <w:bCs/>
      <w:szCs w:val="24"/>
    </w:rPr>
  </w:style>
  <w:style w:type="paragraph" w:styleId="10">
    <w:name w:val="heading 8"/>
    <w:basedOn w:val="1"/>
    <w:next w:val="3"/>
    <w:link w:val="30"/>
    <w:qFormat/>
    <w:uiPriority w:val="0"/>
    <w:pPr>
      <w:numPr>
        <w:ilvl w:val="7"/>
        <w:numId w:val="1"/>
      </w:numPr>
      <w:tabs>
        <w:tab w:val="left" w:pos="900"/>
      </w:tabs>
      <w:adjustRightInd w:val="0"/>
      <w:snapToGrid w:val="0"/>
      <w:spacing w:line="300" w:lineRule="auto"/>
      <w:ind w:left="902" w:hanging="420"/>
      <w:outlineLvl w:val="7"/>
    </w:pPr>
    <w:rPr>
      <w:rFonts w:cs="Times New Roman"/>
      <w:szCs w:val="24"/>
    </w:rPr>
  </w:style>
  <w:style w:type="paragraph" w:styleId="11">
    <w:name w:val="heading 9"/>
    <w:basedOn w:val="1"/>
    <w:next w:val="1"/>
    <w:link w:val="31"/>
    <w:qFormat/>
    <w:uiPriority w:val="0"/>
    <w:pPr>
      <w:numPr>
        <w:ilvl w:val="8"/>
        <w:numId w:val="1"/>
      </w:numPr>
      <w:tabs>
        <w:tab w:val="left" w:pos="1321"/>
      </w:tabs>
      <w:adjustRightInd w:val="0"/>
      <w:snapToGrid w:val="0"/>
      <w:spacing w:line="300" w:lineRule="auto"/>
      <w:ind w:left="1322" w:hanging="420"/>
      <w:outlineLvl w:val="8"/>
    </w:pPr>
    <w:rPr>
      <w:rFonts w:cs="Times New Roman"/>
      <w:szCs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customStyle="1" w:styleId="3">
    <w:name w:val="正文格式"/>
    <w:basedOn w:val="1"/>
    <w:link w:val="32"/>
    <w:qFormat/>
    <w:uiPriority w:val="0"/>
    <w:pPr>
      <w:wordWrap w:val="0"/>
      <w:snapToGrid w:val="0"/>
      <w:spacing w:line="300" w:lineRule="auto"/>
    </w:pPr>
    <w:rPr>
      <w:rFonts w:cs="宋体"/>
      <w:szCs w:val="20"/>
    </w:rPr>
  </w:style>
  <w:style w:type="paragraph" w:styleId="12">
    <w:name w:val="annotation text"/>
    <w:basedOn w:val="1"/>
    <w:link w:val="34"/>
    <w:unhideWhenUsed/>
    <w:qFormat/>
    <w:uiPriority w:val="99"/>
    <w:pPr>
      <w:jc w:val="left"/>
    </w:pPr>
  </w:style>
  <w:style w:type="paragraph" w:styleId="13">
    <w:name w:val="footer"/>
    <w:basedOn w:val="1"/>
    <w:link w:val="22"/>
    <w:unhideWhenUsed/>
    <w:qFormat/>
    <w:uiPriority w:val="99"/>
    <w:pPr>
      <w:tabs>
        <w:tab w:val="center" w:pos="4153"/>
        <w:tab w:val="right" w:pos="8306"/>
      </w:tabs>
      <w:snapToGrid w:val="0"/>
      <w:jc w:val="left"/>
    </w:pPr>
    <w:rPr>
      <w:sz w:val="18"/>
      <w:szCs w:val="18"/>
    </w:rPr>
  </w:style>
  <w:style w:type="paragraph" w:styleId="14">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annotation subject"/>
    <w:basedOn w:val="12"/>
    <w:next w:val="12"/>
    <w:link w:val="35"/>
    <w:semiHidden/>
    <w:unhideWhenUsed/>
    <w:qFormat/>
    <w:uiPriority w:val="99"/>
    <w:rPr>
      <w:b/>
      <w:bCs/>
    </w:rPr>
  </w:style>
  <w:style w:type="table" w:styleId="17">
    <w:name w:val="Table Grid"/>
    <w:basedOn w:val="16"/>
    <w:qFormat/>
    <w:uiPriority w:val="99"/>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annotation reference"/>
    <w:basedOn w:val="18"/>
    <w:semiHidden/>
    <w:unhideWhenUsed/>
    <w:qFormat/>
    <w:uiPriority w:val="99"/>
    <w:rPr>
      <w:sz w:val="21"/>
      <w:szCs w:val="21"/>
    </w:rPr>
  </w:style>
  <w:style w:type="character" w:customStyle="1" w:styleId="21">
    <w:name w:val="页眉 字符"/>
    <w:basedOn w:val="18"/>
    <w:link w:val="14"/>
    <w:qFormat/>
    <w:uiPriority w:val="99"/>
    <w:rPr>
      <w:sz w:val="18"/>
      <w:szCs w:val="18"/>
    </w:rPr>
  </w:style>
  <w:style w:type="character" w:customStyle="1" w:styleId="22">
    <w:name w:val="页脚 字符"/>
    <w:basedOn w:val="18"/>
    <w:link w:val="13"/>
    <w:qFormat/>
    <w:uiPriority w:val="99"/>
    <w:rPr>
      <w:sz w:val="18"/>
      <w:szCs w:val="18"/>
    </w:rPr>
  </w:style>
  <w:style w:type="character" w:customStyle="1" w:styleId="23">
    <w:name w:val="标题 1 字符"/>
    <w:basedOn w:val="18"/>
    <w:link w:val="2"/>
    <w:qFormat/>
    <w:uiPriority w:val="0"/>
    <w:rPr>
      <w:rFonts w:ascii="Times New Roman" w:hAnsi="Times New Roman" w:eastAsia="黑体" w:cs="Times New Roman"/>
      <w:kern w:val="0"/>
      <w:sz w:val="24"/>
      <w:szCs w:val="20"/>
    </w:rPr>
  </w:style>
  <w:style w:type="character" w:customStyle="1" w:styleId="24">
    <w:name w:val="标题 2 字符"/>
    <w:basedOn w:val="18"/>
    <w:link w:val="4"/>
    <w:qFormat/>
    <w:uiPriority w:val="0"/>
    <w:rPr>
      <w:rFonts w:ascii="Times New Roman" w:hAnsi="Times New Roman" w:eastAsia="黑体" w:cs="Times New Roman"/>
      <w:sz w:val="24"/>
      <w:szCs w:val="32"/>
    </w:rPr>
  </w:style>
  <w:style w:type="character" w:customStyle="1" w:styleId="25">
    <w:name w:val="标题 3 字符"/>
    <w:basedOn w:val="18"/>
    <w:link w:val="5"/>
    <w:qFormat/>
    <w:uiPriority w:val="0"/>
    <w:rPr>
      <w:rFonts w:ascii="Times New Roman" w:hAnsi="Times New Roman" w:eastAsia="黑体" w:cs="Times New Roman"/>
      <w:bCs/>
      <w:sz w:val="24"/>
      <w:szCs w:val="32"/>
    </w:rPr>
  </w:style>
  <w:style w:type="character" w:customStyle="1" w:styleId="26">
    <w:name w:val="标题 4 字符"/>
    <w:basedOn w:val="18"/>
    <w:link w:val="6"/>
    <w:qFormat/>
    <w:uiPriority w:val="0"/>
    <w:rPr>
      <w:rFonts w:ascii="Times New Roman" w:hAnsi="Times New Roman" w:eastAsia="宋体" w:cs="Times New Roman"/>
      <w:bCs/>
      <w:sz w:val="24"/>
      <w:szCs w:val="24"/>
    </w:rPr>
  </w:style>
  <w:style w:type="character" w:customStyle="1" w:styleId="27">
    <w:name w:val="标题 5 字符"/>
    <w:basedOn w:val="18"/>
    <w:link w:val="7"/>
    <w:qFormat/>
    <w:uiPriority w:val="0"/>
    <w:rPr>
      <w:rFonts w:ascii="Times New Roman" w:hAnsi="Times New Roman" w:eastAsia="宋体" w:cs="Times New Roman"/>
      <w:bCs/>
      <w:sz w:val="24"/>
      <w:szCs w:val="24"/>
    </w:rPr>
  </w:style>
  <w:style w:type="character" w:customStyle="1" w:styleId="28">
    <w:name w:val="标题 6 字符"/>
    <w:basedOn w:val="18"/>
    <w:link w:val="8"/>
    <w:qFormat/>
    <w:uiPriority w:val="0"/>
    <w:rPr>
      <w:rFonts w:ascii="Times New Roman" w:hAnsi="Times New Roman" w:eastAsia="宋体" w:cs="Times New Roman"/>
      <w:bCs/>
      <w:sz w:val="24"/>
      <w:szCs w:val="24"/>
    </w:rPr>
  </w:style>
  <w:style w:type="character" w:customStyle="1" w:styleId="29">
    <w:name w:val="标题 7 字符"/>
    <w:basedOn w:val="18"/>
    <w:link w:val="9"/>
    <w:qFormat/>
    <w:uiPriority w:val="9"/>
    <w:rPr>
      <w:rFonts w:ascii="Times New Roman" w:hAnsi="Times New Roman" w:eastAsia="宋体" w:cs="Times New Roman"/>
      <w:bCs/>
      <w:sz w:val="24"/>
      <w:szCs w:val="24"/>
    </w:rPr>
  </w:style>
  <w:style w:type="character" w:customStyle="1" w:styleId="30">
    <w:name w:val="标题 8 字符"/>
    <w:basedOn w:val="18"/>
    <w:link w:val="10"/>
    <w:qFormat/>
    <w:uiPriority w:val="0"/>
    <w:rPr>
      <w:rFonts w:ascii="Times New Roman" w:hAnsi="Times New Roman" w:eastAsia="宋体" w:cs="Times New Roman"/>
      <w:sz w:val="24"/>
      <w:szCs w:val="24"/>
    </w:rPr>
  </w:style>
  <w:style w:type="character" w:customStyle="1" w:styleId="31">
    <w:name w:val="标题 9 字符"/>
    <w:basedOn w:val="18"/>
    <w:link w:val="11"/>
    <w:qFormat/>
    <w:uiPriority w:val="0"/>
    <w:rPr>
      <w:rFonts w:ascii="Times New Roman" w:hAnsi="Times New Roman" w:eastAsia="宋体" w:cs="Times New Roman"/>
      <w:sz w:val="24"/>
      <w:szCs w:val="24"/>
    </w:rPr>
  </w:style>
  <w:style w:type="character" w:customStyle="1" w:styleId="32">
    <w:name w:val="正文格式 Char1"/>
    <w:link w:val="3"/>
    <w:qFormat/>
    <w:uiPriority w:val="0"/>
    <w:rPr>
      <w:rFonts w:ascii="Times New Roman" w:hAnsi="Times New Roman" w:eastAsia="宋体" w:cs="宋体"/>
      <w:sz w:val="24"/>
      <w:szCs w:val="20"/>
    </w:rPr>
  </w:style>
  <w:style w:type="paragraph" w:styleId="33">
    <w:name w:val="List Paragraph"/>
    <w:basedOn w:val="1"/>
    <w:qFormat/>
    <w:uiPriority w:val="34"/>
    <w:pPr>
      <w:ind w:firstLine="420"/>
    </w:pPr>
  </w:style>
  <w:style w:type="character" w:customStyle="1" w:styleId="34">
    <w:name w:val="批注文字 字符"/>
    <w:basedOn w:val="18"/>
    <w:link w:val="12"/>
    <w:qFormat/>
    <w:uiPriority w:val="99"/>
    <w:rPr>
      <w:rFonts w:ascii="Times New Roman" w:hAnsi="Times New Roman" w:eastAsia="宋体"/>
      <w:sz w:val="24"/>
    </w:rPr>
  </w:style>
  <w:style w:type="character" w:customStyle="1" w:styleId="35">
    <w:name w:val="批注主题 字符"/>
    <w:basedOn w:val="34"/>
    <w:link w:val="15"/>
    <w:semiHidden/>
    <w:qFormat/>
    <w:uiPriority w:val="99"/>
    <w:rPr>
      <w:rFonts w:ascii="Times New Roman" w:hAnsi="Times New Roman" w:eastAsia="宋体"/>
      <w:b/>
      <w:bCs/>
      <w:sz w:val="24"/>
    </w:rPr>
  </w:style>
  <w:style w:type="paragraph" w:customStyle="1" w:styleId="36">
    <w:name w:val="htj表头"/>
    <w:basedOn w:val="1"/>
    <w:qFormat/>
    <w:uiPriority w:val="0"/>
    <w:pPr>
      <w:spacing w:line="400" w:lineRule="exact"/>
      <w:ind w:firstLine="0" w:firstLineChars="0"/>
      <w:jc w:val="center"/>
    </w:pPr>
    <w:rPr>
      <w:rFonts w:ascii="宋体" w:hAnsi="宋体" w:eastAsia="黑体"/>
      <w:sz w:val="21"/>
      <w:szCs w:val="21"/>
    </w:rPr>
  </w:style>
  <w:style w:type="paragraph" w:customStyle="1" w:styleId="37">
    <w:name w:val="htj表内容"/>
    <w:basedOn w:val="1"/>
    <w:qFormat/>
    <w:uiPriority w:val="0"/>
    <w:pPr>
      <w:spacing w:line="400" w:lineRule="exact"/>
      <w:ind w:firstLine="0" w:firstLineChars="0"/>
    </w:pPr>
    <w:rPr>
      <w:spacing w:val="4"/>
      <w:sz w:val="21"/>
      <w:szCs w:val="21"/>
    </w:rPr>
  </w:style>
  <w:style w:type="paragraph" w:customStyle="1" w:styleId="38">
    <w:name w:val="Revision"/>
    <w:hidden/>
    <w:unhideWhenUsed/>
    <w:qFormat/>
    <w:uiPriority w:val="99"/>
    <w:rPr>
      <w:rFonts w:ascii="Times New Roman" w:hAnsi="Times New Roman" w:eastAsia="宋体"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microsoft.com/office/2006/relationships/keyMapCustomizations" Target="customizations.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emf"/><Relationship Id="rId14" Type="http://schemas.openxmlformats.org/officeDocument/2006/relationships/package" Target="embeddings/Microsoft_Visio___1.vsdx"/><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33837-BAA2-465E-851B-E4924D5C519C}">
  <ds:schemaRefs/>
</ds:datastoreItem>
</file>

<file path=docProps/app.xml><?xml version="1.0" encoding="utf-8"?>
<Properties xmlns="http://schemas.openxmlformats.org/officeDocument/2006/extended-properties" xmlns:vt="http://schemas.openxmlformats.org/officeDocument/2006/docPropsVTypes">
  <Template>Normal</Template>
  <Pages>8</Pages>
  <Words>3484</Words>
  <Characters>3620</Characters>
  <Lines>132</Lines>
  <Paragraphs>132</Paragraphs>
  <TotalTime>11</TotalTime>
  <ScaleCrop>false</ScaleCrop>
  <LinksUpToDate>false</LinksUpToDate>
  <CharactersWithSpaces>3643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2026-06-30T02:39:00Z</dcterms:created>
  <dc:creator>MIC</dc:creator>
  <cp:lastModifiedBy>吕亚勋</cp:lastModifiedBy>
  <dcterms:modified xsi:type="dcterms:W3CDTF">2026-07-06T09:38:42Z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eyJoZGlkIjoiYWIzODQ5MzRiNDQ0MjgzNTQyNDY2MmQ5ZDgwNDdlYjAiLCJ1c2VySWQiOiI2MjIzMzMyMTAifQ==</vt:lpwstr>
  </property>
  <property fmtid="{D5CDD505-2E9C-101B-9397-08002B2CF9AE}" pid="3" name="KSOProductBuildVer">
    <vt:lpwstr>2052-12.1.0.26895</vt:lpwstr>
  </property>
  <property fmtid="{D5CDD505-2E9C-101B-9397-08002B2CF9AE}" pid="4" name="ICV">
    <vt:lpwstr>F7EEBC06252F476683E9BC13134D9ECF_13</vt:lpwstr>
  </property>
</Properties>
</file>